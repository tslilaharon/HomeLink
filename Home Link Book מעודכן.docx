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bidiVisual/>
        <w:tblW w:w="5000" w:type="pct"/>
        <w:jc w:val="center"/>
        <w:tblLook w:val="04A0" w:firstRow="1" w:lastRow="0" w:firstColumn="1" w:lastColumn="0" w:noHBand="0" w:noVBand="1"/>
      </w:tblPr>
      <w:tblGrid>
        <w:gridCol w:w="8640"/>
      </w:tblGrid>
      <w:tr w:rsidR="0098077A" w:rsidRPr="00024275" w14:paraId="526A6A52" w14:textId="77777777" w:rsidTr="007E35F9">
        <w:trPr>
          <w:trHeight w:val="2880"/>
          <w:jc w:val="center"/>
        </w:trPr>
        <w:tc>
          <w:tcPr>
            <w:tcW w:w="5000" w:type="pct"/>
          </w:tcPr>
          <w:p w14:paraId="6C63F993" w14:textId="77777777" w:rsidR="0098077A" w:rsidRPr="00024275" w:rsidRDefault="0098077A" w:rsidP="007E35F9">
            <w:pPr>
              <w:spacing w:after="0" w:line="240" w:lineRule="auto"/>
              <w:jc w:val="center"/>
              <w:rPr>
                <w:rFonts w:eastAsia="Times New Roman" w:hint="cs"/>
                <w:caps/>
                <w:rtl/>
              </w:rPr>
            </w:pPr>
          </w:p>
        </w:tc>
      </w:tr>
      <w:tr w:rsidR="0098077A" w:rsidRPr="00024275" w14:paraId="0CF9C420" w14:textId="77777777" w:rsidTr="007E35F9">
        <w:trPr>
          <w:trHeight w:val="1440"/>
          <w:jc w:val="center"/>
        </w:trPr>
        <w:tc>
          <w:tcPr>
            <w:tcW w:w="5000" w:type="pct"/>
            <w:tcBorders>
              <w:bottom w:val="single" w:sz="4" w:space="0" w:color="4F81BD"/>
            </w:tcBorders>
            <w:vAlign w:val="center"/>
          </w:tcPr>
          <w:p w14:paraId="577DB79C" w14:textId="77777777" w:rsidR="0098077A" w:rsidRPr="00024275" w:rsidRDefault="0098077A" w:rsidP="007E35F9">
            <w:pPr>
              <w:pStyle w:val="FrontPage1"/>
              <w:rPr>
                <w:lang w:bidi="ar-SA"/>
              </w:rPr>
            </w:pPr>
            <w:r>
              <w:t>Home Link</w:t>
            </w:r>
          </w:p>
        </w:tc>
      </w:tr>
      <w:tr w:rsidR="0098077A" w:rsidRPr="00024275" w14:paraId="5C457068" w14:textId="77777777" w:rsidTr="007E35F9">
        <w:trPr>
          <w:trHeight w:val="720"/>
          <w:jc w:val="center"/>
        </w:trPr>
        <w:tc>
          <w:tcPr>
            <w:tcW w:w="5000" w:type="pct"/>
            <w:tcBorders>
              <w:top w:val="single" w:sz="4" w:space="0" w:color="4F81BD"/>
            </w:tcBorders>
            <w:vAlign w:val="center"/>
          </w:tcPr>
          <w:p w14:paraId="64E5BB0B" w14:textId="77777777" w:rsidR="0098077A" w:rsidRPr="00024275" w:rsidRDefault="0098077A" w:rsidP="007E35F9">
            <w:pPr>
              <w:pStyle w:val="FrontPage1"/>
              <w:rPr>
                <w:sz w:val="40"/>
                <w:szCs w:val="40"/>
                <w:lang w:bidi="ar-SA"/>
              </w:rPr>
            </w:pPr>
            <w:r>
              <w:rPr>
                <w:sz w:val="40"/>
                <w:szCs w:val="40"/>
              </w:rPr>
              <w:t>Methods in Software Engineering</w:t>
            </w:r>
          </w:p>
        </w:tc>
      </w:tr>
      <w:tr w:rsidR="0098077A" w:rsidRPr="00024275" w14:paraId="09C42A31" w14:textId="77777777" w:rsidTr="007E35F9">
        <w:trPr>
          <w:trHeight w:val="360"/>
          <w:jc w:val="center"/>
        </w:trPr>
        <w:tc>
          <w:tcPr>
            <w:tcW w:w="5000" w:type="pct"/>
            <w:vAlign w:val="center"/>
          </w:tcPr>
          <w:p w14:paraId="6EF636B2" w14:textId="77777777" w:rsidR="0098077A" w:rsidRPr="00A23079" w:rsidRDefault="0098077A" w:rsidP="007E35F9">
            <w:pPr>
              <w:pStyle w:val="FrontPage1"/>
              <w:rPr>
                <w:sz w:val="32"/>
                <w:szCs w:val="32"/>
              </w:rPr>
            </w:pPr>
            <w:r>
              <w:rPr>
                <w:sz w:val="32"/>
                <w:szCs w:val="32"/>
              </w:rPr>
              <w:t>Project Book</w:t>
            </w:r>
          </w:p>
          <w:p w14:paraId="769D4099" w14:textId="77777777" w:rsidR="0098077A" w:rsidRPr="00024275" w:rsidRDefault="0098077A" w:rsidP="007E35F9">
            <w:pPr>
              <w:pStyle w:val="FrontPage1"/>
              <w:rPr>
                <w:lang w:bidi="ar-SA"/>
              </w:rPr>
            </w:pPr>
          </w:p>
        </w:tc>
      </w:tr>
      <w:tr w:rsidR="0098077A" w:rsidRPr="00D35D1D" w14:paraId="6CFDBE66" w14:textId="77777777" w:rsidTr="007E35F9">
        <w:trPr>
          <w:trHeight w:val="5527"/>
          <w:jc w:val="center"/>
        </w:trPr>
        <w:tc>
          <w:tcPr>
            <w:tcW w:w="5000" w:type="pct"/>
            <w:vAlign w:val="center"/>
          </w:tcPr>
          <w:p w14:paraId="45934FF9" w14:textId="77777777" w:rsidR="0098077A" w:rsidRDefault="0098077A" w:rsidP="007E35F9">
            <w:pPr>
              <w:pStyle w:val="FrontPage1"/>
              <w:rPr>
                <w:b/>
                <w:bCs/>
                <w:sz w:val="28"/>
                <w:szCs w:val="28"/>
                <w:lang w:bidi="ar-SA"/>
              </w:rPr>
            </w:pPr>
            <w:r w:rsidRPr="00D35D1D">
              <w:rPr>
                <w:rFonts w:hint="cs"/>
                <w:b/>
                <w:bCs/>
                <w:sz w:val="28"/>
                <w:szCs w:val="28"/>
                <w:lang w:bidi="ar-SA"/>
              </w:rPr>
              <w:t>Author</w:t>
            </w:r>
            <w:r>
              <w:rPr>
                <w:b/>
                <w:bCs/>
                <w:sz w:val="28"/>
                <w:szCs w:val="28"/>
                <w:lang w:bidi="ar-SA"/>
              </w:rPr>
              <w:t>s</w:t>
            </w:r>
            <w:r w:rsidRPr="00D35D1D">
              <w:rPr>
                <w:b/>
                <w:bCs/>
                <w:sz w:val="28"/>
                <w:szCs w:val="28"/>
                <w:lang w:bidi="ar-SA"/>
              </w:rPr>
              <w:t xml:space="preserve">: </w:t>
            </w:r>
          </w:p>
          <w:p w14:paraId="3F6FE9CF" w14:textId="77777777" w:rsidR="0098077A" w:rsidRDefault="0098077A" w:rsidP="007E35F9">
            <w:pPr>
              <w:pStyle w:val="FrontPage1"/>
              <w:rPr>
                <w:b/>
                <w:bCs/>
                <w:sz w:val="28"/>
                <w:szCs w:val="28"/>
                <w:lang w:bidi="ar-SA"/>
              </w:rPr>
            </w:pPr>
          </w:p>
          <w:p w14:paraId="436988AF" w14:textId="77777777" w:rsidR="0098077A" w:rsidRPr="00B01971" w:rsidRDefault="0098077A" w:rsidP="007E35F9">
            <w:pPr>
              <w:pStyle w:val="NormalWeb"/>
              <w:spacing w:before="0" w:beforeAutospacing="0" w:after="0" w:afterAutospacing="0"/>
              <w:ind w:left="360"/>
              <w:jc w:val="center"/>
              <w:rPr>
                <w:rFonts w:ascii="David" w:eastAsia="Times New Roman" w:hAnsi="David" w:cs="David"/>
                <w:sz w:val="28"/>
                <w:szCs w:val="28"/>
                <w:lang w:val="en-US"/>
              </w:rPr>
            </w:pPr>
            <w:proofErr w:type="spellStart"/>
            <w:r w:rsidRPr="00B01971">
              <w:rPr>
                <w:rFonts w:ascii="David" w:hAnsi="David" w:cs="David"/>
                <w:color w:val="000000"/>
                <w:sz w:val="36"/>
                <w:szCs w:val="36"/>
              </w:rPr>
              <w:t>Tslil</w:t>
            </w:r>
            <w:proofErr w:type="spellEnd"/>
            <w:r w:rsidRPr="00B01971">
              <w:rPr>
                <w:rFonts w:ascii="David" w:hAnsi="David" w:cs="David"/>
                <w:color w:val="000000"/>
                <w:sz w:val="36"/>
                <w:szCs w:val="36"/>
              </w:rPr>
              <w:t xml:space="preserve"> Aharon - 318320694</w:t>
            </w:r>
          </w:p>
          <w:p w14:paraId="42AD7D49" w14:textId="77777777" w:rsidR="0098077A" w:rsidRPr="00B01971" w:rsidRDefault="0098077A" w:rsidP="007E35F9">
            <w:pPr>
              <w:pStyle w:val="NormalWeb"/>
              <w:spacing w:before="0" w:beforeAutospacing="0" w:after="0" w:afterAutospacing="0"/>
              <w:ind w:left="360"/>
              <w:jc w:val="center"/>
              <w:rPr>
                <w:rFonts w:ascii="David" w:hAnsi="David" w:cs="David"/>
                <w:sz w:val="28"/>
                <w:szCs w:val="28"/>
              </w:rPr>
            </w:pPr>
            <w:r w:rsidRPr="00B01971">
              <w:rPr>
                <w:rFonts w:ascii="David" w:hAnsi="David" w:cs="David"/>
                <w:color w:val="000000"/>
                <w:sz w:val="36"/>
                <w:szCs w:val="36"/>
              </w:rPr>
              <w:t>Linoy Noe - 316187863</w:t>
            </w:r>
          </w:p>
          <w:p w14:paraId="14AC3FF3" w14:textId="77777777" w:rsidR="0098077A" w:rsidRPr="00B01971" w:rsidRDefault="0098077A" w:rsidP="007E35F9">
            <w:pPr>
              <w:pStyle w:val="FrontPage1"/>
              <w:rPr>
                <w:rFonts w:ascii="David" w:hAnsi="David" w:cs="David"/>
                <w:color w:val="000000"/>
                <w:sz w:val="36"/>
                <w:szCs w:val="36"/>
              </w:rPr>
            </w:pPr>
            <w:r w:rsidRPr="00B01971">
              <w:rPr>
                <w:rFonts w:ascii="David" w:hAnsi="David" w:cs="David"/>
                <w:color w:val="000000"/>
                <w:sz w:val="36"/>
                <w:szCs w:val="36"/>
              </w:rPr>
              <w:t xml:space="preserve">Noam </w:t>
            </w:r>
            <w:proofErr w:type="spellStart"/>
            <w:r w:rsidRPr="00B01971">
              <w:rPr>
                <w:rFonts w:ascii="David" w:hAnsi="David" w:cs="David"/>
                <w:color w:val="000000"/>
                <w:sz w:val="36"/>
                <w:szCs w:val="36"/>
              </w:rPr>
              <w:t>Bassous</w:t>
            </w:r>
            <w:proofErr w:type="spellEnd"/>
            <w:r w:rsidRPr="00B01971">
              <w:rPr>
                <w:rFonts w:ascii="David" w:hAnsi="David" w:cs="David"/>
                <w:color w:val="000000"/>
                <w:sz w:val="36"/>
                <w:szCs w:val="36"/>
              </w:rPr>
              <w:t xml:space="preserve"> – 206843237</w:t>
            </w:r>
          </w:p>
          <w:p w14:paraId="2F1E0C5E" w14:textId="77777777" w:rsidR="0098077A" w:rsidRPr="00B01971" w:rsidRDefault="0098077A" w:rsidP="007E35F9">
            <w:pPr>
              <w:pStyle w:val="FrontPage1"/>
              <w:rPr>
                <w:rFonts w:ascii="David" w:hAnsi="David" w:cs="David"/>
                <w:color w:val="000000"/>
                <w:sz w:val="36"/>
                <w:szCs w:val="36"/>
              </w:rPr>
            </w:pPr>
          </w:p>
          <w:p w14:paraId="2ECD49BE" w14:textId="77777777" w:rsidR="0098077A" w:rsidRDefault="0098077A" w:rsidP="007E35F9">
            <w:pPr>
              <w:pStyle w:val="FrontPage1"/>
              <w:rPr>
                <w:rFonts w:ascii="David" w:hAnsi="David" w:cs="David"/>
                <w:color w:val="000000"/>
                <w:sz w:val="36"/>
                <w:szCs w:val="36"/>
              </w:rPr>
            </w:pPr>
            <w:r w:rsidRPr="00B01971">
              <w:rPr>
                <w:rFonts w:ascii="David" w:hAnsi="David" w:cs="David"/>
                <w:color w:val="000000"/>
                <w:sz w:val="36"/>
                <w:szCs w:val="36"/>
              </w:rPr>
              <w:t xml:space="preserve">Date: </w:t>
            </w:r>
          </w:p>
          <w:p w14:paraId="1492BE77" w14:textId="77777777" w:rsidR="0098077A" w:rsidRDefault="0098077A" w:rsidP="007E35F9">
            <w:pPr>
              <w:pStyle w:val="FrontPage1"/>
              <w:rPr>
                <w:b/>
                <w:bCs/>
                <w:sz w:val="28"/>
                <w:szCs w:val="28"/>
                <w:lang w:bidi="ar-SA"/>
              </w:rPr>
            </w:pPr>
          </w:p>
          <w:p w14:paraId="5CA196CC" w14:textId="77777777" w:rsidR="0098077A" w:rsidRDefault="0098077A" w:rsidP="007E35F9">
            <w:pPr>
              <w:pStyle w:val="FrontPage1"/>
              <w:rPr>
                <w:b/>
                <w:bCs/>
                <w:sz w:val="28"/>
                <w:szCs w:val="28"/>
                <w:lang w:bidi="ar-SA"/>
              </w:rPr>
            </w:pPr>
          </w:p>
          <w:p w14:paraId="3E22F976" w14:textId="77777777" w:rsidR="0098077A" w:rsidRDefault="0098077A" w:rsidP="007E35F9">
            <w:pPr>
              <w:pStyle w:val="FrontPage1"/>
              <w:rPr>
                <w:b/>
                <w:bCs/>
                <w:sz w:val="28"/>
                <w:szCs w:val="28"/>
                <w:lang w:bidi="ar-SA"/>
              </w:rPr>
            </w:pPr>
          </w:p>
          <w:p w14:paraId="5EC8E62D" w14:textId="77777777" w:rsidR="0098077A" w:rsidRDefault="0098077A" w:rsidP="007E35F9">
            <w:pPr>
              <w:pStyle w:val="FrontPage1"/>
              <w:rPr>
                <w:b/>
                <w:bCs/>
                <w:sz w:val="28"/>
                <w:szCs w:val="28"/>
                <w:lang w:bidi="ar-SA"/>
              </w:rPr>
            </w:pPr>
          </w:p>
          <w:p w14:paraId="5C334308" w14:textId="77777777" w:rsidR="0098077A" w:rsidRDefault="0098077A" w:rsidP="007E35F9">
            <w:pPr>
              <w:pStyle w:val="FrontPage1"/>
              <w:rPr>
                <w:b/>
                <w:bCs/>
                <w:sz w:val="28"/>
                <w:szCs w:val="28"/>
                <w:lang w:bidi="ar-SA"/>
              </w:rPr>
            </w:pPr>
          </w:p>
          <w:p w14:paraId="359F7F52" w14:textId="77777777" w:rsidR="0098077A" w:rsidRDefault="0098077A" w:rsidP="007E35F9">
            <w:pPr>
              <w:pStyle w:val="FrontPage1"/>
              <w:rPr>
                <w:b/>
                <w:bCs/>
                <w:sz w:val="28"/>
                <w:szCs w:val="28"/>
                <w:lang w:bidi="ar-SA"/>
              </w:rPr>
            </w:pPr>
          </w:p>
          <w:p w14:paraId="42E43877" w14:textId="77777777" w:rsidR="0098077A" w:rsidRDefault="0098077A" w:rsidP="007E35F9">
            <w:pPr>
              <w:pStyle w:val="FrontPage1"/>
              <w:rPr>
                <w:b/>
                <w:bCs/>
                <w:sz w:val="28"/>
                <w:szCs w:val="28"/>
                <w:lang w:bidi="ar-SA"/>
              </w:rPr>
            </w:pPr>
          </w:p>
          <w:p w14:paraId="4857189A" w14:textId="77777777" w:rsidR="0098077A" w:rsidRDefault="0098077A" w:rsidP="007E35F9">
            <w:pPr>
              <w:pStyle w:val="FrontPage1"/>
              <w:rPr>
                <w:b/>
                <w:bCs/>
                <w:sz w:val="28"/>
                <w:szCs w:val="28"/>
                <w:lang w:bidi="ar-SA"/>
              </w:rPr>
            </w:pPr>
          </w:p>
          <w:p w14:paraId="5057B0F3" w14:textId="77777777" w:rsidR="0098077A" w:rsidRPr="00D35D1D" w:rsidRDefault="0098077A" w:rsidP="007E35F9">
            <w:pPr>
              <w:pStyle w:val="FrontPage1"/>
              <w:rPr>
                <w:b/>
                <w:bCs/>
                <w:sz w:val="28"/>
                <w:szCs w:val="28"/>
                <w:lang w:bidi="ar-SA"/>
              </w:rPr>
            </w:pPr>
          </w:p>
          <w:p w14:paraId="4F2C2E6C" w14:textId="77777777" w:rsidR="0098077A" w:rsidRPr="00D35D1D" w:rsidRDefault="0098077A" w:rsidP="007E35F9">
            <w:pPr>
              <w:pStyle w:val="FrontPage1"/>
              <w:rPr>
                <w:b/>
                <w:bCs/>
                <w:sz w:val="24"/>
                <w:szCs w:val="24"/>
                <w:lang w:bidi="ar-SA"/>
              </w:rPr>
            </w:pPr>
          </w:p>
        </w:tc>
      </w:tr>
      <w:tr w:rsidR="0098077A" w:rsidRPr="00637CA3" w14:paraId="4CD3E0DA" w14:textId="77777777" w:rsidTr="007E35F9">
        <w:trPr>
          <w:trHeight w:val="360"/>
          <w:jc w:val="center"/>
        </w:trPr>
        <w:tc>
          <w:tcPr>
            <w:tcW w:w="5000" w:type="pct"/>
            <w:vAlign w:val="center"/>
          </w:tcPr>
          <w:p w14:paraId="5D7E2EBD" w14:textId="77777777" w:rsidR="0098077A" w:rsidRPr="00637CA3" w:rsidRDefault="0098077A" w:rsidP="007E35F9">
            <w:pPr>
              <w:pStyle w:val="FrontPage1"/>
              <w:rPr>
                <w:b/>
                <w:bCs/>
                <w:sz w:val="24"/>
                <w:szCs w:val="24"/>
                <w:lang w:val="en-US" w:bidi="ar-SA"/>
              </w:rPr>
            </w:pPr>
            <w:r w:rsidRPr="00024275">
              <w:rPr>
                <w:rFonts w:hint="cs"/>
                <w:b/>
                <w:bCs/>
                <w:sz w:val="24"/>
                <w:szCs w:val="24"/>
                <w:rtl/>
              </w:rPr>
              <w:t>‏</w:t>
            </w:r>
            <w:r>
              <w:rPr>
                <w:b/>
                <w:bCs/>
                <w:sz w:val="24"/>
                <w:szCs w:val="24"/>
                <w:rtl/>
              </w:rPr>
              <w:fldChar w:fldCharType="begin"/>
            </w:r>
            <w:r>
              <w:rPr>
                <w:b/>
                <w:bCs/>
                <w:sz w:val="24"/>
                <w:szCs w:val="24"/>
                <w:rtl/>
              </w:rPr>
              <w:instrText xml:space="preserve"> </w:instrText>
            </w:r>
            <w:r>
              <w:rPr>
                <w:rFonts w:hint="cs"/>
                <w:b/>
                <w:bCs/>
                <w:sz w:val="24"/>
                <w:szCs w:val="24"/>
              </w:rPr>
              <w:instrText>DATE</w:instrText>
            </w:r>
            <w:r>
              <w:rPr>
                <w:rFonts w:hint="cs"/>
                <w:b/>
                <w:bCs/>
                <w:sz w:val="24"/>
                <w:szCs w:val="24"/>
                <w:rtl/>
              </w:rPr>
              <w:instrText xml:space="preserve"> \@ "</w:instrText>
            </w:r>
            <w:r>
              <w:rPr>
                <w:rFonts w:hint="cs"/>
                <w:b/>
                <w:bCs/>
                <w:sz w:val="24"/>
                <w:szCs w:val="24"/>
              </w:rPr>
              <w:instrText>dd/MM/yyyy</w:instrText>
            </w:r>
            <w:r>
              <w:rPr>
                <w:rFonts w:hint="cs"/>
                <w:b/>
                <w:bCs/>
                <w:sz w:val="24"/>
                <w:szCs w:val="24"/>
                <w:rtl/>
              </w:rPr>
              <w:instrText>"</w:instrText>
            </w:r>
            <w:r>
              <w:rPr>
                <w:b/>
                <w:bCs/>
                <w:sz w:val="24"/>
                <w:szCs w:val="24"/>
                <w:rtl/>
              </w:rPr>
              <w:instrText xml:space="preserve"> </w:instrText>
            </w:r>
            <w:r>
              <w:rPr>
                <w:b/>
                <w:bCs/>
                <w:sz w:val="24"/>
                <w:szCs w:val="24"/>
                <w:rtl/>
              </w:rPr>
              <w:fldChar w:fldCharType="separate"/>
            </w:r>
            <w:r>
              <w:rPr>
                <w:b/>
                <w:bCs/>
                <w:noProof/>
                <w:sz w:val="24"/>
                <w:szCs w:val="24"/>
                <w:rtl/>
              </w:rPr>
              <w:t>‏12/06/2024</w:t>
            </w:r>
            <w:r>
              <w:rPr>
                <w:b/>
                <w:bCs/>
                <w:sz w:val="24"/>
                <w:szCs w:val="24"/>
                <w:rtl/>
              </w:rPr>
              <w:fldChar w:fldCharType="end"/>
            </w:r>
          </w:p>
        </w:tc>
      </w:tr>
    </w:tbl>
    <w:p w14:paraId="3EFD05AD" w14:textId="77777777" w:rsidR="0098077A" w:rsidRPr="0098077A" w:rsidRDefault="0098077A" w:rsidP="0098077A">
      <w:pPr>
        <w:pStyle w:val="Subtitle"/>
        <w:rPr>
          <w:rFonts w:eastAsia="Calibri"/>
          <w:i/>
          <w:iCs/>
          <w:color w:val="2E74B5" w:themeColor="accent5" w:themeShade="BF"/>
          <w:sz w:val="22"/>
          <w:szCs w:val="22"/>
        </w:rPr>
      </w:pPr>
      <w:r w:rsidRPr="0098077A">
        <w:rPr>
          <w:rFonts w:eastAsia="MS Mincho"/>
          <w:i/>
          <w:iCs/>
          <w:color w:val="2E74B5" w:themeColor="accent5" w:themeShade="BF"/>
          <w:lang w:eastAsia="ja-JP"/>
        </w:rPr>
        <w:lastRenderedPageBreak/>
        <w:t>Abstract</w:t>
      </w:r>
    </w:p>
    <w:p w14:paraId="0BCF9C30" w14:textId="77777777" w:rsidR="0098077A" w:rsidRPr="00B01971" w:rsidRDefault="0098077A" w:rsidP="0098077A">
      <w:pPr>
        <w:pStyle w:val="NormalWeb"/>
        <w:spacing w:before="240" w:beforeAutospacing="0" w:after="240" w:afterAutospacing="0"/>
        <w:rPr>
          <w:rFonts w:eastAsia="Times New Roman"/>
          <w:sz w:val="28"/>
          <w:szCs w:val="28"/>
          <w:lang w:val="en-US"/>
        </w:rPr>
      </w:pPr>
      <w:r w:rsidRPr="00B01971">
        <w:rPr>
          <w:rFonts w:ascii="David" w:hAnsi="David" w:cs="David"/>
          <w:color w:val="000000"/>
        </w:rPr>
        <w:t>Following the war, a significant number of people found themselves without shelter, forced to look for temporary accommodation in hotels or various guesthouses. Entire families with children were crammed into small rooms, which created difficulties in managing the daily routine. Finding temporary housing can be a challenging task, and our idea is to successfully deal with this dilemma.</w:t>
      </w:r>
    </w:p>
    <w:p w14:paraId="36A784DA" w14:textId="77777777" w:rsidR="0098077A" w:rsidRPr="00B01971" w:rsidRDefault="0098077A" w:rsidP="0098077A">
      <w:pPr>
        <w:pStyle w:val="NormalWeb"/>
        <w:spacing w:before="240" w:beforeAutospacing="0" w:after="240" w:afterAutospacing="0"/>
        <w:rPr>
          <w:sz w:val="28"/>
          <w:szCs w:val="28"/>
        </w:rPr>
      </w:pPr>
      <w:r w:rsidRPr="00B01971">
        <w:rPr>
          <w:rFonts w:ascii="David" w:hAnsi="David" w:cs="David"/>
          <w:color w:val="000000"/>
        </w:rPr>
        <w:t>Our platform will connect apartment owners who are willing to donate their properties to evacuees and people who remain homeless, looking for short-term rentals. The system will include a database of available properties, allowing filtering and sorting based on specific parameters.</w:t>
      </w:r>
    </w:p>
    <w:p w14:paraId="53A06780" w14:textId="77777777" w:rsidR="0098077A" w:rsidRDefault="0098077A" w:rsidP="0098077A">
      <w:pPr>
        <w:pStyle w:val="NormalWeb"/>
        <w:spacing w:before="240" w:beforeAutospacing="0" w:after="240" w:afterAutospacing="0"/>
        <w:rPr>
          <w:rFonts w:ascii="David" w:hAnsi="David" w:cs="David"/>
          <w:color w:val="000000"/>
        </w:rPr>
      </w:pPr>
      <w:r w:rsidRPr="00B01971">
        <w:rPr>
          <w:rFonts w:ascii="David" w:hAnsi="David" w:cs="David"/>
          <w:color w:val="000000"/>
        </w:rPr>
        <w:t>Each property listing will provide detailed information about nearby amenities such as grocery stores, supermarkets, playgrounds and medical facilities. The system aims to encourage property owners to donate temporary housing through the creation of a competitive rating mechanism that strengthens and promotes social ties and contribution to the community. Feedback and ratings can be provided at the end of each hospitality experience, fostering a sense of community and gratitude. Through this innovative approach, our platform seeks to alleviate the housing crisis and enable a supportive environment for those in need. In the system it will be possible to receive offers according to the personal preferences of the evacuee and it will be possible to rate the owner of the property after the stay according to the hospitality experience.</w:t>
      </w:r>
    </w:p>
    <w:p w14:paraId="2883FA81" w14:textId="77777777" w:rsidR="0098077A" w:rsidRDefault="0098077A" w:rsidP="0098077A">
      <w:pPr>
        <w:pStyle w:val="NormalWeb"/>
        <w:spacing w:before="240" w:beforeAutospacing="0" w:after="240" w:afterAutospacing="0"/>
        <w:rPr>
          <w:rFonts w:ascii="David" w:hAnsi="David" w:cs="David"/>
          <w:color w:val="000000"/>
        </w:rPr>
      </w:pPr>
    </w:p>
    <w:p w14:paraId="7D406036" w14:textId="77777777" w:rsidR="0098077A" w:rsidRDefault="0098077A" w:rsidP="0098077A">
      <w:pPr>
        <w:pStyle w:val="NormalWeb"/>
        <w:spacing w:before="240" w:beforeAutospacing="0" w:after="240" w:afterAutospacing="0"/>
        <w:rPr>
          <w:rFonts w:ascii="David" w:hAnsi="David" w:cs="David"/>
          <w:color w:val="000000"/>
        </w:rPr>
      </w:pPr>
    </w:p>
    <w:p w14:paraId="12771BEF" w14:textId="77777777" w:rsidR="0098077A" w:rsidRDefault="0098077A" w:rsidP="0098077A">
      <w:pPr>
        <w:pStyle w:val="NormalWeb"/>
        <w:spacing w:before="240" w:beforeAutospacing="0" w:after="240" w:afterAutospacing="0"/>
        <w:rPr>
          <w:rFonts w:ascii="David" w:hAnsi="David" w:cs="David"/>
          <w:color w:val="000000"/>
        </w:rPr>
      </w:pPr>
    </w:p>
    <w:p w14:paraId="412E34E1" w14:textId="77777777" w:rsidR="0098077A" w:rsidRDefault="0098077A" w:rsidP="0098077A">
      <w:pPr>
        <w:pStyle w:val="NormalWeb"/>
        <w:spacing w:before="240" w:beforeAutospacing="0" w:after="240" w:afterAutospacing="0"/>
        <w:rPr>
          <w:rFonts w:ascii="David" w:hAnsi="David" w:cs="David"/>
          <w:color w:val="000000"/>
        </w:rPr>
      </w:pPr>
    </w:p>
    <w:p w14:paraId="7B07B762" w14:textId="77777777" w:rsidR="0098077A" w:rsidRDefault="0098077A" w:rsidP="0098077A">
      <w:pPr>
        <w:pStyle w:val="NormalWeb"/>
        <w:spacing w:before="240" w:beforeAutospacing="0" w:after="240" w:afterAutospacing="0"/>
        <w:rPr>
          <w:rFonts w:ascii="David" w:hAnsi="David" w:cs="David"/>
          <w:color w:val="000000"/>
        </w:rPr>
      </w:pPr>
    </w:p>
    <w:p w14:paraId="615015C2" w14:textId="77777777" w:rsidR="0098077A" w:rsidRDefault="0098077A" w:rsidP="0098077A">
      <w:pPr>
        <w:pStyle w:val="NormalWeb"/>
        <w:spacing w:before="240" w:beforeAutospacing="0" w:after="240" w:afterAutospacing="0"/>
        <w:rPr>
          <w:rFonts w:ascii="David" w:hAnsi="David" w:cs="David"/>
          <w:color w:val="000000"/>
        </w:rPr>
      </w:pPr>
    </w:p>
    <w:p w14:paraId="66FC143B" w14:textId="77777777" w:rsidR="0098077A" w:rsidRDefault="0098077A" w:rsidP="0098077A">
      <w:pPr>
        <w:pStyle w:val="NormalWeb"/>
        <w:spacing w:before="240" w:beforeAutospacing="0" w:after="240" w:afterAutospacing="0"/>
        <w:rPr>
          <w:rFonts w:ascii="David" w:hAnsi="David" w:cs="David"/>
          <w:color w:val="000000"/>
        </w:rPr>
      </w:pPr>
    </w:p>
    <w:p w14:paraId="0FD3EEBD" w14:textId="77777777" w:rsidR="0098077A" w:rsidRDefault="0098077A" w:rsidP="0098077A">
      <w:pPr>
        <w:pStyle w:val="NormalWeb"/>
        <w:spacing w:before="240" w:beforeAutospacing="0" w:after="240" w:afterAutospacing="0"/>
        <w:rPr>
          <w:rFonts w:ascii="David" w:hAnsi="David" w:cs="David"/>
          <w:color w:val="000000"/>
        </w:rPr>
      </w:pPr>
    </w:p>
    <w:p w14:paraId="078B8A49" w14:textId="77777777" w:rsidR="0098077A" w:rsidRDefault="0098077A" w:rsidP="0098077A">
      <w:pPr>
        <w:pStyle w:val="NormalWeb"/>
        <w:spacing w:before="240" w:beforeAutospacing="0" w:after="240" w:afterAutospacing="0"/>
        <w:rPr>
          <w:rFonts w:ascii="David" w:hAnsi="David" w:cs="David"/>
          <w:color w:val="000000"/>
        </w:rPr>
      </w:pPr>
    </w:p>
    <w:p w14:paraId="5C21DCAB" w14:textId="77777777" w:rsidR="0098077A" w:rsidRDefault="0098077A" w:rsidP="0098077A">
      <w:pPr>
        <w:pStyle w:val="NormalWeb"/>
        <w:spacing w:before="240" w:beforeAutospacing="0" w:after="240" w:afterAutospacing="0"/>
        <w:rPr>
          <w:rFonts w:ascii="David" w:hAnsi="David" w:cs="David"/>
          <w:color w:val="000000"/>
        </w:rPr>
      </w:pPr>
    </w:p>
    <w:p w14:paraId="2CA12C4F" w14:textId="77777777" w:rsidR="0098077A" w:rsidRDefault="0098077A" w:rsidP="0098077A">
      <w:pPr>
        <w:pStyle w:val="NormalWeb"/>
        <w:spacing w:before="240" w:beforeAutospacing="0" w:after="240" w:afterAutospacing="0"/>
        <w:rPr>
          <w:rFonts w:ascii="David" w:hAnsi="David" w:cs="David"/>
          <w:color w:val="000000"/>
        </w:rPr>
      </w:pPr>
    </w:p>
    <w:p w14:paraId="795DBA82" w14:textId="77777777" w:rsidR="0098077A" w:rsidRDefault="0098077A" w:rsidP="0098077A">
      <w:pPr>
        <w:pStyle w:val="NormalWeb"/>
        <w:spacing w:before="240" w:beforeAutospacing="0" w:after="240" w:afterAutospacing="0"/>
        <w:rPr>
          <w:rFonts w:ascii="David" w:hAnsi="David" w:cs="David"/>
          <w:color w:val="000000"/>
        </w:rPr>
      </w:pPr>
    </w:p>
    <w:p w14:paraId="0A968C67" w14:textId="77777777" w:rsidR="0098077A" w:rsidRDefault="0098077A" w:rsidP="0098077A">
      <w:pPr>
        <w:pStyle w:val="NormalWeb"/>
        <w:spacing w:before="240" w:beforeAutospacing="0" w:after="240" w:afterAutospacing="0"/>
        <w:rPr>
          <w:rFonts w:ascii="David" w:hAnsi="David" w:cs="David"/>
          <w:color w:val="000000"/>
        </w:rPr>
      </w:pPr>
    </w:p>
    <w:p w14:paraId="0A6B0FB9" w14:textId="77777777" w:rsidR="0098077A" w:rsidRDefault="0098077A" w:rsidP="0098077A">
      <w:pPr>
        <w:pStyle w:val="NormalWeb"/>
        <w:spacing w:before="240" w:beforeAutospacing="0" w:after="240" w:afterAutospacing="0"/>
        <w:rPr>
          <w:rFonts w:ascii="David" w:hAnsi="David" w:cs="David"/>
          <w:color w:val="000000"/>
        </w:rPr>
      </w:pPr>
    </w:p>
    <w:p w14:paraId="4BAF7E34" w14:textId="72FC8216" w:rsidR="0098077A" w:rsidRPr="008F585F" w:rsidRDefault="0098077A" w:rsidP="0098077A">
      <w:pPr>
        <w:rPr>
          <w:rtl/>
        </w:rPr>
      </w:pPr>
    </w:p>
    <w:p w14:paraId="0E7A722F" w14:textId="77777777" w:rsidR="0098077A" w:rsidRPr="0098077A" w:rsidRDefault="0098077A" w:rsidP="0098077A">
      <w:pPr>
        <w:pStyle w:val="Caption"/>
        <w:pageBreakBefore/>
        <w:jc w:val="left"/>
        <w:rPr>
          <w:sz w:val="28"/>
          <w:szCs w:val="28"/>
        </w:rPr>
      </w:pPr>
      <w:r w:rsidRPr="0098077A">
        <w:lastRenderedPageBreak/>
        <w:t xml:space="preserve"> </w:t>
      </w:r>
      <w:bookmarkStart w:id="0" w:name="_Hlk169101227"/>
      <w:r w:rsidRPr="0098077A">
        <w:rPr>
          <w:sz w:val="28"/>
          <w:szCs w:val="28"/>
        </w:rPr>
        <w:t>Table of Contents</w:t>
      </w:r>
    </w:p>
    <w:bookmarkEnd w:id="0"/>
    <w:p w14:paraId="0A7B203D" w14:textId="77777777" w:rsidR="0098077A" w:rsidRPr="0098077A" w:rsidRDefault="0098077A" w:rsidP="0098077A">
      <w:pPr>
        <w:pStyle w:val="TOC1"/>
        <w:rPr>
          <w:rFonts w:asciiTheme="minorHAnsi" w:eastAsiaTheme="minorEastAsia" w:hAnsiTheme="minorHAnsi" w:cstheme="minorBidi"/>
          <w:b w:val="0"/>
          <w:bCs w:val="0"/>
          <w:noProof/>
          <w:sz w:val="22"/>
          <w:szCs w:val="22"/>
        </w:rPr>
      </w:pPr>
      <w:r w:rsidRPr="0098077A">
        <w:fldChar w:fldCharType="begin"/>
      </w:r>
      <w:r w:rsidRPr="0098077A">
        <w:instrText xml:space="preserve"> TOC \o "1-3" \h \z \u </w:instrText>
      </w:r>
      <w:r w:rsidRPr="0098077A">
        <w:fldChar w:fldCharType="separate"/>
      </w:r>
      <w:hyperlink w:anchor="_Toc159048112" w:history="1">
        <w:r w:rsidRPr="0098077A">
          <w:rPr>
            <w:rStyle w:val="Hyperlink"/>
            <w:noProof/>
          </w:rPr>
          <w:t>1</w:t>
        </w:r>
        <w:r w:rsidRPr="0098077A">
          <w:rPr>
            <w:rFonts w:asciiTheme="minorHAnsi" w:eastAsiaTheme="minorEastAsia" w:hAnsiTheme="minorHAnsi" w:cstheme="minorBidi"/>
            <w:b w:val="0"/>
            <w:bCs w:val="0"/>
            <w:noProof/>
            <w:sz w:val="22"/>
            <w:szCs w:val="22"/>
          </w:rPr>
          <w:tab/>
        </w:r>
        <w:r w:rsidRPr="0098077A">
          <w:rPr>
            <w:rStyle w:val="Hyperlink"/>
            <w:noProof/>
          </w:rPr>
          <w:t>INTRODUCTION</w:t>
        </w:r>
        <w:r w:rsidRPr="0098077A">
          <w:rPr>
            <w:noProof/>
            <w:webHidden/>
          </w:rPr>
          <w:tab/>
        </w:r>
        <w:r w:rsidRPr="0098077A">
          <w:rPr>
            <w:noProof/>
            <w:webHidden/>
          </w:rPr>
          <w:fldChar w:fldCharType="begin"/>
        </w:r>
        <w:r w:rsidRPr="0098077A">
          <w:rPr>
            <w:noProof/>
            <w:webHidden/>
          </w:rPr>
          <w:instrText xml:space="preserve"> PAGEREF _Toc159048112 \h </w:instrText>
        </w:r>
        <w:r w:rsidRPr="0098077A">
          <w:rPr>
            <w:noProof/>
            <w:webHidden/>
          </w:rPr>
        </w:r>
        <w:r w:rsidRPr="0098077A">
          <w:rPr>
            <w:noProof/>
            <w:webHidden/>
          </w:rPr>
          <w:fldChar w:fldCharType="separate"/>
        </w:r>
        <w:r w:rsidRPr="0098077A">
          <w:rPr>
            <w:noProof/>
            <w:webHidden/>
          </w:rPr>
          <w:t>6</w:t>
        </w:r>
        <w:r w:rsidRPr="0098077A">
          <w:rPr>
            <w:noProof/>
            <w:webHidden/>
          </w:rPr>
          <w:fldChar w:fldCharType="end"/>
        </w:r>
      </w:hyperlink>
    </w:p>
    <w:p w14:paraId="30906940" w14:textId="77777777" w:rsidR="0098077A" w:rsidRPr="0098077A" w:rsidRDefault="0098077A" w:rsidP="0098077A">
      <w:pPr>
        <w:pStyle w:val="TOC2"/>
        <w:rPr>
          <w:rFonts w:asciiTheme="minorHAnsi" w:eastAsiaTheme="minorEastAsia" w:hAnsiTheme="minorHAnsi" w:cstheme="minorBidi"/>
          <w:noProof/>
        </w:rPr>
      </w:pPr>
      <w:hyperlink w:anchor="_Toc159048113" w:history="1">
        <w:r w:rsidRPr="0098077A">
          <w:rPr>
            <w:rStyle w:val="Hyperlink"/>
            <w:rFonts w:ascii="Cambria" w:hAnsi="Cambria"/>
            <w:noProof/>
          </w:rPr>
          <w:t>1.1</w:t>
        </w:r>
        <w:r w:rsidRPr="0098077A">
          <w:rPr>
            <w:rFonts w:asciiTheme="minorHAnsi" w:eastAsiaTheme="minorEastAsia" w:hAnsiTheme="minorHAnsi" w:cstheme="minorBidi"/>
            <w:noProof/>
          </w:rPr>
          <w:tab/>
        </w:r>
        <w:r w:rsidRPr="0098077A">
          <w:rPr>
            <w:rStyle w:val="Hyperlink"/>
            <w:noProof/>
          </w:rPr>
          <w:t>Problem Description</w:t>
        </w:r>
        <w:r w:rsidRPr="0098077A">
          <w:rPr>
            <w:noProof/>
            <w:webHidden/>
          </w:rPr>
          <w:tab/>
        </w:r>
        <w:r w:rsidRPr="0098077A">
          <w:rPr>
            <w:noProof/>
            <w:webHidden/>
          </w:rPr>
          <w:fldChar w:fldCharType="begin"/>
        </w:r>
        <w:r w:rsidRPr="0098077A">
          <w:rPr>
            <w:noProof/>
            <w:webHidden/>
          </w:rPr>
          <w:instrText xml:space="preserve"> PAGEREF _Toc159048113 \h </w:instrText>
        </w:r>
        <w:r w:rsidRPr="0098077A">
          <w:rPr>
            <w:noProof/>
            <w:webHidden/>
          </w:rPr>
        </w:r>
        <w:r w:rsidRPr="0098077A">
          <w:rPr>
            <w:noProof/>
            <w:webHidden/>
          </w:rPr>
          <w:fldChar w:fldCharType="separate"/>
        </w:r>
        <w:r w:rsidRPr="0098077A">
          <w:rPr>
            <w:noProof/>
            <w:webHidden/>
          </w:rPr>
          <w:t>6</w:t>
        </w:r>
        <w:r w:rsidRPr="0098077A">
          <w:rPr>
            <w:noProof/>
            <w:webHidden/>
          </w:rPr>
          <w:fldChar w:fldCharType="end"/>
        </w:r>
      </w:hyperlink>
    </w:p>
    <w:p w14:paraId="2F2292B8" w14:textId="77777777" w:rsidR="0098077A" w:rsidRPr="0098077A" w:rsidRDefault="0098077A" w:rsidP="0098077A">
      <w:pPr>
        <w:pStyle w:val="TOC2"/>
        <w:rPr>
          <w:rFonts w:asciiTheme="minorHAnsi" w:eastAsiaTheme="minorEastAsia" w:hAnsiTheme="minorHAnsi" w:cstheme="minorBidi"/>
          <w:noProof/>
        </w:rPr>
      </w:pPr>
      <w:hyperlink w:anchor="_Toc159048114" w:history="1">
        <w:r w:rsidRPr="0098077A">
          <w:rPr>
            <w:rStyle w:val="Hyperlink"/>
            <w:rFonts w:ascii="Cambria" w:hAnsi="Cambria"/>
            <w:noProof/>
          </w:rPr>
          <w:t>1.2</w:t>
        </w:r>
        <w:r w:rsidRPr="0098077A">
          <w:rPr>
            <w:rFonts w:asciiTheme="minorHAnsi" w:eastAsiaTheme="minorEastAsia" w:hAnsiTheme="minorHAnsi" w:cstheme="minorBidi"/>
            <w:noProof/>
          </w:rPr>
          <w:tab/>
        </w:r>
        <w:r w:rsidRPr="0098077A">
          <w:rPr>
            <w:rStyle w:val="Hyperlink"/>
            <w:noProof/>
          </w:rPr>
          <w:t>HomeLink Motivation</w:t>
        </w:r>
        <w:r w:rsidRPr="0098077A">
          <w:rPr>
            <w:noProof/>
            <w:webHidden/>
          </w:rPr>
          <w:tab/>
        </w:r>
        <w:r w:rsidRPr="0098077A">
          <w:rPr>
            <w:noProof/>
            <w:webHidden/>
          </w:rPr>
          <w:fldChar w:fldCharType="begin"/>
        </w:r>
        <w:r w:rsidRPr="0098077A">
          <w:rPr>
            <w:noProof/>
            <w:webHidden/>
          </w:rPr>
          <w:instrText xml:space="preserve"> PAGEREF _Toc159048114 \h </w:instrText>
        </w:r>
        <w:r w:rsidRPr="0098077A">
          <w:rPr>
            <w:noProof/>
            <w:webHidden/>
          </w:rPr>
        </w:r>
        <w:r w:rsidRPr="0098077A">
          <w:rPr>
            <w:noProof/>
            <w:webHidden/>
          </w:rPr>
          <w:fldChar w:fldCharType="separate"/>
        </w:r>
        <w:r w:rsidRPr="0098077A">
          <w:rPr>
            <w:noProof/>
            <w:webHidden/>
          </w:rPr>
          <w:t>7</w:t>
        </w:r>
        <w:r w:rsidRPr="0098077A">
          <w:rPr>
            <w:noProof/>
            <w:webHidden/>
          </w:rPr>
          <w:fldChar w:fldCharType="end"/>
        </w:r>
      </w:hyperlink>
    </w:p>
    <w:p w14:paraId="5C6367D8" w14:textId="77777777" w:rsidR="0098077A" w:rsidRPr="0098077A" w:rsidRDefault="0098077A" w:rsidP="0098077A">
      <w:pPr>
        <w:pStyle w:val="TOC2"/>
        <w:rPr>
          <w:rFonts w:asciiTheme="minorHAnsi" w:eastAsiaTheme="minorEastAsia" w:hAnsiTheme="minorHAnsi" w:cstheme="minorBidi"/>
          <w:noProof/>
        </w:rPr>
      </w:pPr>
      <w:hyperlink w:anchor="_Toc159048115" w:history="1">
        <w:r w:rsidRPr="0098077A">
          <w:rPr>
            <w:rStyle w:val="Hyperlink"/>
            <w:rFonts w:ascii="Cambria" w:hAnsi="Cambria"/>
            <w:noProof/>
          </w:rPr>
          <w:t>1.3</w:t>
        </w:r>
        <w:r w:rsidRPr="0098077A">
          <w:rPr>
            <w:rFonts w:asciiTheme="minorHAnsi" w:eastAsiaTheme="minorEastAsia" w:hAnsiTheme="minorHAnsi" w:cstheme="minorBidi"/>
            <w:noProof/>
          </w:rPr>
          <w:tab/>
        </w:r>
        <w:r w:rsidRPr="0098077A">
          <w:rPr>
            <w:rStyle w:val="Hyperlink"/>
            <w:noProof/>
          </w:rPr>
          <w:t>HomeLink Goals</w:t>
        </w:r>
        <w:r w:rsidRPr="0098077A">
          <w:rPr>
            <w:noProof/>
            <w:webHidden/>
          </w:rPr>
          <w:tab/>
        </w:r>
        <w:r w:rsidRPr="0098077A">
          <w:rPr>
            <w:noProof/>
            <w:webHidden/>
          </w:rPr>
          <w:fldChar w:fldCharType="begin"/>
        </w:r>
        <w:r w:rsidRPr="0098077A">
          <w:rPr>
            <w:noProof/>
            <w:webHidden/>
          </w:rPr>
          <w:instrText xml:space="preserve"> PAGEREF _Toc159048115 \h </w:instrText>
        </w:r>
        <w:r w:rsidRPr="0098077A">
          <w:rPr>
            <w:noProof/>
            <w:webHidden/>
          </w:rPr>
        </w:r>
        <w:r w:rsidRPr="0098077A">
          <w:rPr>
            <w:noProof/>
            <w:webHidden/>
          </w:rPr>
          <w:fldChar w:fldCharType="separate"/>
        </w:r>
        <w:r w:rsidRPr="0098077A">
          <w:rPr>
            <w:noProof/>
            <w:webHidden/>
          </w:rPr>
          <w:t>8</w:t>
        </w:r>
        <w:r w:rsidRPr="0098077A">
          <w:rPr>
            <w:noProof/>
            <w:webHidden/>
          </w:rPr>
          <w:fldChar w:fldCharType="end"/>
        </w:r>
      </w:hyperlink>
    </w:p>
    <w:p w14:paraId="6C93C2DA" w14:textId="77777777" w:rsidR="0098077A" w:rsidRPr="0098077A" w:rsidRDefault="0098077A" w:rsidP="0098077A">
      <w:pPr>
        <w:pStyle w:val="TOC2"/>
        <w:rPr>
          <w:rFonts w:asciiTheme="minorHAnsi" w:eastAsiaTheme="minorEastAsia" w:hAnsiTheme="minorHAnsi" w:cstheme="minorBidi"/>
          <w:noProof/>
        </w:rPr>
      </w:pPr>
      <w:hyperlink w:anchor="_Toc159048116" w:history="1">
        <w:r w:rsidRPr="0098077A">
          <w:rPr>
            <w:rStyle w:val="Hyperlink"/>
            <w:rFonts w:ascii="Cambria" w:hAnsi="Cambria"/>
            <w:noProof/>
            <w:lang w:val="en-US"/>
          </w:rPr>
          <w:t>1.4</w:t>
        </w:r>
        <w:r w:rsidRPr="0098077A">
          <w:rPr>
            <w:rFonts w:asciiTheme="minorHAnsi" w:eastAsiaTheme="minorEastAsia" w:hAnsiTheme="minorHAnsi" w:cstheme="minorBidi"/>
            <w:noProof/>
          </w:rPr>
          <w:tab/>
        </w:r>
        <w:r w:rsidRPr="0098077A">
          <w:rPr>
            <w:rStyle w:val="Hyperlink"/>
            <w:noProof/>
          </w:rPr>
          <w:t>Overview of the HomeLink Approach</w:t>
        </w:r>
        <w:r w:rsidRPr="0098077A">
          <w:rPr>
            <w:noProof/>
            <w:webHidden/>
          </w:rPr>
          <w:tab/>
        </w:r>
        <w:r w:rsidRPr="0098077A">
          <w:rPr>
            <w:noProof/>
            <w:webHidden/>
          </w:rPr>
          <w:fldChar w:fldCharType="begin"/>
        </w:r>
        <w:r w:rsidRPr="0098077A">
          <w:rPr>
            <w:noProof/>
            <w:webHidden/>
          </w:rPr>
          <w:instrText xml:space="preserve"> PAGEREF _Toc159048116 \h </w:instrText>
        </w:r>
        <w:r w:rsidRPr="0098077A">
          <w:rPr>
            <w:noProof/>
            <w:webHidden/>
          </w:rPr>
        </w:r>
        <w:r w:rsidRPr="0098077A">
          <w:rPr>
            <w:noProof/>
            <w:webHidden/>
          </w:rPr>
          <w:fldChar w:fldCharType="separate"/>
        </w:r>
        <w:r w:rsidRPr="0098077A">
          <w:rPr>
            <w:noProof/>
            <w:webHidden/>
          </w:rPr>
          <w:t>8</w:t>
        </w:r>
        <w:r w:rsidRPr="0098077A">
          <w:rPr>
            <w:noProof/>
            <w:webHidden/>
          </w:rPr>
          <w:fldChar w:fldCharType="end"/>
        </w:r>
      </w:hyperlink>
    </w:p>
    <w:p w14:paraId="7BA708EC" w14:textId="77777777" w:rsidR="0098077A" w:rsidRPr="0098077A" w:rsidRDefault="0098077A" w:rsidP="0098077A">
      <w:pPr>
        <w:pStyle w:val="TOC2"/>
        <w:rPr>
          <w:rFonts w:asciiTheme="minorHAnsi" w:eastAsiaTheme="minorEastAsia" w:hAnsiTheme="minorHAnsi" w:cstheme="minorBidi"/>
          <w:noProof/>
        </w:rPr>
      </w:pPr>
      <w:hyperlink w:anchor="_Toc159048117" w:history="1">
        <w:r w:rsidRPr="0098077A">
          <w:rPr>
            <w:rStyle w:val="Hyperlink"/>
            <w:rFonts w:ascii="Cambria" w:hAnsi="Cambria"/>
            <w:noProof/>
          </w:rPr>
          <w:t>1.5</w:t>
        </w:r>
        <w:r w:rsidRPr="0098077A">
          <w:rPr>
            <w:rFonts w:asciiTheme="minorHAnsi" w:eastAsiaTheme="minorEastAsia" w:hAnsiTheme="minorHAnsi" w:cstheme="minorBidi"/>
            <w:noProof/>
          </w:rPr>
          <w:tab/>
        </w:r>
        <w:r w:rsidRPr="0098077A">
          <w:rPr>
            <w:rStyle w:val="Hyperlink"/>
            <w:noProof/>
          </w:rPr>
          <w:t>Usage scenarios</w:t>
        </w:r>
        <w:r w:rsidRPr="0098077A">
          <w:rPr>
            <w:noProof/>
            <w:webHidden/>
          </w:rPr>
          <w:tab/>
        </w:r>
        <w:r w:rsidRPr="0098077A">
          <w:rPr>
            <w:noProof/>
            <w:webHidden/>
          </w:rPr>
          <w:fldChar w:fldCharType="begin"/>
        </w:r>
        <w:r w:rsidRPr="0098077A">
          <w:rPr>
            <w:noProof/>
            <w:webHidden/>
          </w:rPr>
          <w:instrText xml:space="preserve"> PAGEREF _Toc159048117 \h </w:instrText>
        </w:r>
        <w:r w:rsidRPr="0098077A">
          <w:rPr>
            <w:noProof/>
            <w:webHidden/>
          </w:rPr>
        </w:r>
        <w:r w:rsidRPr="0098077A">
          <w:rPr>
            <w:noProof/>
            <w:webHidden/>
          </w:rPr>
          <w:fldChar w:fldCharType="separate"/>
        </w:r>
        <w:r w:rsidRPr="0098077A">
          <w:rPr>
            <w:noProof/>
            <w:webHidden/>
          </w:rPr>
          <w:t>8</w:t>
        </w:r>
        <w:r w:rsidRPr="0098077A">
          <w:rPr>
            <w:noProof/>
            <w:webHidden/>
          </w:rPr>
          <w:fldChar w:fldCharType="end"/>
        </w:r>
      </w:hyperlink>
    </w:p>
    <w:p w14:paraId="520E3CF2" w14:textId="77777777" w:rsidR="0098077A" w:rsidRPr="0098077A" w:rsidRDefault="0098077A" w:rsidP="0098077A">
      <w:pPr>
        <w:pStyle w:val="TOC3"/>
        <w:rPr>
          <w:rFonts w:asciiTheme="minorHAnsi" w:eastAsiaTheme="minorEastAsia" w:hAnsiTheme="minorHAnsi" w:cstheme="minorBidi"/>
        </w:rPr>
      </w:pPr>
      <w:hyperlink w:anchor="_Toc159048118" w:history="1">
        <w:r w:rsidRPr="0098077A">
          <w:rPr>
            <w:rStyle w:val="Hyperlink"/>
          </w:rPr>
          <w:t>1.5.1</w:t>
        </w:r>
        <w:r w:rsidRPr="0098077A">
          <w:rPr>
            <w:rFonts w:asciiTheme="minorHAnsi" w:eastAsiaTheme="minorEastAsia" w:hAnsiTheme="minorHAnsi" w:cstheme="minorBidi"/>
          </w:rPr>
          <w:tab/>
        </w:r>
        <w:r w:rsidRPr="0098077A">
          <w:rPr>
            <w:rStyle w:val="Hyperlink"/>
          </w:rPr>
          <w:t>Scenario 1 - Subsets of existing files/directories</w:t>
        </w:r>
        <w:r w:rsidRPr="0098077A">
          <w:rPr>
            <w:webHidden/>
          </w:rPr>
          <w:tab/>
        </w:r>
        <w:r w:rsidRPr="0098077A">
          <w:rPr>
            <w:webHidden/>
          </w:rPr>
          <w:fldChar w:fldCharType="begin"/>
        </w:r>
        <w:r w:rsidRPr="0098077A">
          <w:rPr>
            <w:webHidden/>
          </w:rPr>
          <w:instrText xml:space="preserve"> PAGEREF _Toc159048118 \h </w:instrText>
        </w:r>
        <w:r w:rsidRPr="0098077A">
          <w:rPr>
            <w:webHidden/>
          </w:rPr>
        </w:r>
        <w:r w:rsidRPr="0098077A">
          <w:rPr>
            <w:webHidden/>
          </w:rPr>
          <w:fldChar w:fldCharType="separate"/>
        </w:r>
        <w:r w:rsidRPr="0098077A">
          <w:rPr>
            <w:webHidden/>
          </w:rPr>
          <w:t>8</w:t>
        </w:r>
        <w:r w:rsidRPr="0098077A">
          <w:rPr>
            <w:webHidden/>
          </w:rPr>
          <w:fldChar w:fldCharType="end"/>
        </w:r>
      </w:hyperlink>
    </w:p>
    <w:p w14:paraId="0744E975" w14:textId="77777777" w:rsidR="0098077A" w:rsidRPr="0098077A" w:rsidRDefault="0098077A" w:rsidP="0098077A">
      <w:pPr>
        <w:pStyle w:val="TOC3"/>
        <w:rPr>
          <w:rFonts w:asciiTheme="minorHAnsi" w:eastAsiaTheme="minorEastAsia" w:hAnsiTheme="minorHAnsi" w:cstheme="minorBidi"/>
        </w:rPr>
      </w:pPr>
      <w:hyperlink w:anchor="_Toc159048119" w:history="1">
        <w:r w:rsidRPr="0098077A">
          <w:rPr>
            <w:rStyle w:val="Hyperlink"/>
          </w:rPr>
          <w:t>1.5.2</w:t>
        </w:r>
        <w:r w:rsidRPr="0098077A">
          <w:rPr>
            <w:rFonts w:asciiTheme="minorHAnsi" w:eastAsiaTheme="minorEastAsia" w:hAnsiTheme="minorHAnsi" w:cstheme="minorBidi"/>
          </w:rPr>
          <w:tab/>
        </w:r>
        <w:r w:rsidRPr="0098077A">
          <w:rPr>
            <w:rStyle w:val="Hyperlink"/>
          </w:rPr>
          <w:t>Scenario 2 - Using the same aggregation into a different order of folders</w:t>
        </w:r>
        <w:r w:rsidRPr="0098077A">
          <w:rPr>
            <w:webHidden/>
          </w:rPr>
          <w:tab/>
        </w:r>
        <w:r w:rsidRPr="0098077A">
          <w:rPr>
            <w:webHidden/>
          </w:rPr>
          <w:fldChar w:fldCharType="begin"/>
        </w:r>
        <w:r w:rsidRPr="0098077A">
          <w:rPr>
            <w:webHidden/>
          </w:rPr>
          <w:instrText xml:space="preserve"> PAGEREF _Toc159048119 \h </w:instrText>
        </w:r>
        <w:r w:rsidRPr="0098077A">
          <w:rPr>
            <w:webHidden/>
          </w:rPr>
        </w:r>
        <w:r w:rsidRPr="0098077A">
          <w:rPr>
            <w:webHidden/>
          </w:rPr>
          <w:fldChar w:fldCharType="separate"/>
        </w:r>
        <w:r w:rsidRPr="0098077A">
          <w:rPr>
            <w:webHidden/>
          </w:rPr>
          <w:t>8</w:t>
        </w:r>
        <w:r w:rsidRPr="0098077A">
          <w:rPr>
            <w:webHidden/>
          </w:rPr>
          <w:fldChar w:fldCharType="end"/>
        </w:r>
      </w:hyperlink>
    </w:p>
    <w:p w14:paraId="79BCE34D" w14:textId="77777777" w:rsidR="0098077A" w:rsidRPr="0098077A" w:rsidRDefault="0098077A" w:rsidP="0098077A">
      <w:pPr>
        <w:pStyle w:val="TOC3"/>
        <w:rPr>
          <w:rFonts w:asciiTheme="minorHAnsi" w:eastAsiaTheme="minorEastAsia" w:hAnsiTheme="minorHAnsi" w:cstheme="minorBidi"/>
        </w:rPr>
      </w:pPr>
      <w:hyperlink w:anchor="_Toc159048120" w:history="1">
        <w:r w:rsidRPr="0098077A">
          <w:rPr>
            <w:rStyle w:val="Hyperlink"/>
          </w:rPr>
          <w:t>1.5.3</w:t>
        </w:r>
        <w:r w:rsidRPr="0098077A">
          <w:rPr>
            <w:rFonts w:asciiTheme="minorHAnsi" w:eastAsiaTheme="minorEastAsia" w:hAnsiTheme="minorHAnsi" w:cstheme="minorBidi"/>
          </w:rPr>
          <w:tab/>
        </w:r>
        <w:r w:rsidRPr="0098077A">
          <w:rPr>
            <w:rStyle w:val="Hyperlink"/>
          </w:rPr>
          <w:t>Scenario 3 - Using different aggregation into new folders</w:t>
        </w:r>
        <w:r w:rsidRPr="0098077A">
          <w:rPr>
            <w:webHidden/>
          </w:rPr>
          <w:tab/>
        </w:r>
        <w:r w:rsidRPr="0098077A">
          <w:rPr>
            <w:webHidden/>
          </w:rPr>
          <w:fldChar w:fldCharType="begin"/>
        </w:r>
        <w:r w:rsidRPr="0098077A">
          <w:rPr>
            <w:webHidden/>
          </w:rPr>
          <w:instrText xml:space="preserve"> PAGEREF _Toc159048120 \h </w:instrText>
        </w:r>
        <w:r w:rsidRPr="0098077A">
          <w:rPr>
            <w:webHidden/>
          </w:rPr>
        </w:r>
        <w:r w:rsidRPr="0098077A">
          <w:rPr>
            <w:webHidden/>
          </w:rPr>
          <w:fldChar w:fldCharType="separate"/>
        </w:r>
        <w:r w:rsidRPr="0098077A">
          <w:rPr>
            <w:webHidden/>
          </w:rPr>
          <w:t>9</w:t>
        </w:r>
        <w:r w:rsidRPr="0098077A">
          <w:rPr>
            <w:webHidden/>
          </w:rPr>
          <w:fldChar w:fldCharType="end"/>
        </w:r>
      </w:hyperlink>
    </w:p>
    <w:p w14:paraId="5E68EAD8" w14:textId="77777777" w:rsidR="0098077A" w:rsidRPr="0098077A" w:rsidRDefault="0098077A" w:rsidP="0098077A">
      <w:pPr>
        <w:pStyle w:val="TOC2"/>
        <w:rPr>
          <w:rFonts w:asciiTheme="minorHAnsi" w:eastAsiaTheme="minorEastAsia" w:hAnsiTheme="minorHAnsi" w:cstheme="minorBidi"/>
          <w:noProof/>
        </w:rPr>
      </w:pPr>
      <w:hyperlink w:anchor="_Toc159048121" w:history="1">
        <w:r w:rsidRPr="0098077A">
          <w:rPr>
            <w:rStyle w:val="Hyperlink"/>
            <w:rFonts w:ascii="Cambria" w:hAnsi="Cambria"/>
            <w:noProof/>
          </w:rPr>
          <w:t>1.6</w:t>
        </w:r>
        <w:r w:rsidRPr="0098077A">
          <w:rPr>
            <w:rFonts w:asciiTheme="minorHAnsi" w:eastAsiaTheme="minorEastAsia" w:hAnsiTheme="minorHAnsi" w:cstheme="minorBidi"/>
            <w:noProof/>
          </w:rPr>
          <w:tab/>
        </w:r>
        <w:r w:rsidRPr="0098077A">
          <w:rPr>
            <w:rStyle w:val="Hyperlink"/>
            <w:noProof/>
          </w:rPr>
          <w:t>HomeLink audience</w:t>
        </w:r>
        <w:r w:rsidRPr="0098077A">
          <w:rPr>
            <w:noProof/>
            <w:webHidden/>
          </w:rPr>
          <w:tab/>
        </w:r>
        <w:r w:rsidRPr="0098077A">
          <w:rPr>
            <w:noProof/>
            <w:webHidden/>
          </w:rPr>
          <w:fldChar w:fldCharType="begin"/>
        </w:r>
        <w:r w:rsidRPr="0098077A">
          <w:rPr>
            <w:noProof/>
            <w:webHidden/>
          </w:rPr>
          <w:instrText xml:space="preserve"> PAGEREF _Toc159048121 \h </w:instrText>
        </w:r>
        <w:r w:rsidRPr="0098077A">
          <w:rPr>
            <w:noProof/>
            <w:webHidden/>
          </w:rPr>
        </w:r>
        <w:r w:rsidRPr="0098077A">
          <w:rPr>
            <w:noProof/>
            <w:webHidden/>
          </w:rPr>
          <w:fldChar w:fldCharType="separate"/>
        </w:r>
        <w:r w:rsidRPr="0098077A">
          <w:rPr>
            <w:noProof/>
            <w:webHidden/>
          </w:rPr>
          <w:t>9</w:t>
        </w:r>
        <w:r w:rsidRPr="0098077A">
          <w:rPr>
            <w:noProof/>
            <w:webHidden/>
          </w:rPr>
          <w:fldChar w:fldCharType="end"/>
        </w:r>
      </w:hyperlink>
    </w:p>
    <w:p w14:paraId="7A0653A1" w14:textId="77777777" w:rsidR="0098077A" w:rsidRPr="0098077A" w:rsidRDefault="0098077A" w:rsidP="0098077A">
      <w:pPr>
        <w:pStyle w:val="TOC2"/>
        <w:rPr>
          <w:rFonts w:asciiTheme="minorHAnsi" w:eastAsiaTheme="minorEastAsia" w:hAnsiTheme="minorHAnsi" w:cstheme="minorBidi"/>
          <w:noProof/>
        </w:rPr>
      </w:pPr>
      <w:hyperlink w:anchor="_Toc159048122" w:history="1">
        <w:r w:rsidRPr="0098077A">
          <w:rPr>
            <w:rStyle w:val="Hyperlink"/>
            <w:rFonts w:ascii="Cambria" w:hAnsi="Cambria"/>
            <w:noProof/>
          </w:rPr>
          <w:t>1.7</w:t>
        </w:r>
        <w:r w:rsidRPr="0098077A">
          <w:rPr>
            <w:rFonts w:asciiTheme="minorHAnsi" w:eastAsiaTheme="minorEastAsia" w:hAnsiTheme="minorHAnsi" w:cstheme="minorBidi"/>
            <w:noProof/>
          </w:rPr>
          <w:tab/>
        </w:r>
        <w:r w:rsidRPr="0098077A">
          <w:rPr>
            <w:rStyle w:val="Hyperlink"/>
            <w:noProof/>
          </w:rPr>
          <w:t>Glossary</w:t>
        </w:r>
        <w:r w:rsidRPr="0098077A">
          <w:rPr>
            <w:noProof/>
            <w:webHidden/>
          </w:rPr>
          <w:tab/>
        </w:r>
        <w:r w:rsidRPr="0098077A">
          <w:rPr>
            <w:noProof/>
            <w:webHidden/>
          </w:rPr>
          <w:fldChar w:fldCharType="begin"/>
        </w:r>
        <w:r w:rsidRPr="0098077A">
          <w:rPr>
            <w:noProof/>
            <w:webHidden/>
          </w:rPr>
          <w:instrText xml:space="preserve"> PAGEREF _Toc159048122 \h </w:instrText>
        </w:r>
        <w:r w:rsidRPr="0098077A">
          <w:rPr>
            <w:noProof/>
            <w:webHidden/>
          </w:rPr>
        </w:r>
        <w:r w:rsidRPr="0098077A">
          <w:rPr>
            <w:noProof/>
            <w:webHidden/>
          </w:rPr>
          <w:fldChar w:fldCharType="separate"/>
        </w:r>
        <w:r w:rsidRPr="0098077A">
          <w:rPr>
            <w:noProof/>
            <w:webHidden/>
          </w:rPr>
          <w:t>9</w:t>
        </w:r>
        <w:r w:rsidRPr="0098077A">
          <w:rPr>
            <w:noProof/>
            <w:webHidden/>
          </w:rPr>
          <w:fldChar w:fldCharType="end"/>
        </w:r>
      </w:hyperlink>
    </w:p>
    <w:p w14:paraId="5FC34EA8" w14:textId="77777777" w:rsidR="0098077A" w:rsidRPr="0098077A" w:rsidRDefault="0098077A" w:rsidP="0098077A">
      <w:pPr>
        <w:pStyle w:val="TOC3"/>
        <w:rPr>
          <w:rFonts w:asciiTheme="minorHAnsi" w:eastAsiaTheme="minorEastAsia" w:hAnsiTheme="minorHAnsi" w:cstheme="minorBidi"/>
        </w:rPr>
      </w:pPr>
      <w:hyperlink w:anchor="_Toc159048123" w:history="1">
        <w:r w:rsidRPr="0098077A">
          <w:rPr>
            <w:rStyle w:val="Hyperlink"/>
          </w:rPr>
          <w:t>1.7.1</w:t>
        </w:r>
        <w:r w:rsidRPr="0098077A">
          <w:rPr>
            <w:rFonts w:asciiTheme="minorHAnsi" w:eastAsiaTheme="minorEastAsia" w:hAnsiTheme="minorHAnsi" w:cstheme="minorBidi"/>
          </w:rPr>
          <w:tab/>
        </w:r>
        <w:r w:rsidRPr="0098077A">
          <w:rPr>
            <w:rStyle w:val="Hyperlink"/>
          </w:rPr>
          <w:t>Generic terminology</w:t>
        </w:r>
        <w:r w:rsidRPr="0098077A">
          <w:rPr>
            <w:webHidden/>
          </w:rPr>
          <w:tab/>
        </w:r>
        <w:r w:rsidRPr="0098077A">
          <w:rPr>
            <w:webHidden/>
          </w:rPr>
          <w:fldChar w:fldCharType="begin"/>
        </w:r>
        <w:r w:rsidRPr="0098077A">
          <w:rPr>
            <w:webHidden/>
          </w:rPr>
          <w:instrText xml:space="preserve"> PAGEREF _Toc159048123 \h </w:instrText>
        </w:r>
        <w:r w:rsidRPr="0098077A">
          <w:rPr>
            <w:webHidden/>
          </w:rPr>
        </w:r>
        <w:r w:rsidRPr="0098077A">
          <w:rPr>
            <w:webHidden/>
          </w:rPr>
          <w:fldChar w:fldCharType="separate"/>
        </w:r>
        <w:r w:rsidRPr="0098077A">
          <w:rPr>
            <w:webHidden/>
          </w:rPr>
          <w:t>9</w:t>
        </w:r>
        <w:r w:rsidRPr="0098077A">
          <w:rPr>
            <w:webHidden/>
          </w:rPr>
          <w:fldChar w:fldCharType="end"/>
        </w:r>
      </w:hyperlink>
    </w:p>
    <w:p w14:paraId="62AD76F2" w14:textId="77777777" w:rsidR="0098077A" w:rsidRPr="0098077A" w:rsidRDefault="0098077A" w:rsidP="0098077A">
      <w:pPr>
        <w:pStyle w:val="TOC3"/>
        <w:rPr>
          <w:rFonts w:asciiTheme="minorHAnsi" w:eastAsiaTheme="minorEastAsia" w:hAnsiTheme="minorHAnsi" w:cstheme="minorBidi"/>
        </w:rPr>
      </w:pPr>
      <w:hyperlink w:anchor="_Toc159048124" w:history="1">
        <w:r w:rsidRPr="0098077A">
          <w:rPr>
            <w:rStyle w:val="Hyperlink"/>
          </w:rPr>
          <w:t>1.7.2</w:t>
        </w:r>
        <w:r w:rsidRPr="0098077A">
          <w:rPr>
            <w:rFonts w:asciiTheme="minorHAnsi" w:eastAsiaTheme="minorEastAsia" w:hAnsiTheme="minorHAnsi" w:cstheme="minorBidi"/>
          </w:rPr>
          <w:tab/>
        </w:r>
        <w:r w:rsidRPr="0098077A">
          <w:rPr>
            <w:rStyle w:val="Hyperlink"/>
          </w:rPr>
          <w:t>HomeLink specific terminology</w:t>
        </w:r>
        <w:r w:rsidRPr="0098077A">
          <w:rPr>
            <w:webHidden/>
          </w:rPr>
          <w:tab/>
        </w:r>
        <w:r w:rsidRPr="0098077A">
          <w:rPr>
            <w:webHidden/>
          </w:rPr>
          <w:fldChar w:fldCharType="begin"/>
        </w:r>
        <w:r w:rsidRPr="0098077A">
          <w:rPr>
            <w:webHidden/>
          </w:rPr>
          <w:instrText xml:space="preserve"> PAGEREF _Toc159048124 \h </w:instrText>
        </w:r>
        <w:r w:rsidRPr="0098077A">
          <w:rPr>
            <w:webHidden/>
          </w:rPr>
        </w:r>
        <w:r w:rsidRPr="0098077A">
          <w:rPr>
            <w:webHidden/>
          </w:rPr>
          <w:fldChar w:fldCharType="separate"/>
        </w:r>
        <w:r w:rsidRPr="0098077A">
          <w:rPr>
            <w:webHidden/>
          </w:rPr>
          <w:t>10</w:t>
        </w:r>
        <w:r w:rsidRPr="0098077A">
          <w:rPr>
            <w:webHidden/>
          </w:rPr>
          <w:fldChar w:fldCharType="end"/>
        </w:r>
      </w:hyperlink>
    </w:p>
    <w:p w14:paraId="33B8FBAE" w14:textId="77777777" w:rsidR="0098077A" w:rsidRPr="0098077A" w:rsidRDefault="0098077A" w:rsidP="0098077A">
      <w:pPr>
        <w:pStyle w:val="TOC1"/>
        <w:rPr>
          <w:rFonts w:asciiTheme="minorHAnsi" w:eastAsiaTheme="minorEastAsia" w:hAnsiTheme="minorHAnsi" w:cstheme="minorBidi"/>
          <w:b w:val="0"/>
          <w:bCs w:val="0"/>
          <w:noProof/>
          <w:sz w:val="22"/>
          <w:szCs w:val="22"/>
        </w:rPr>
      </w:pPr>
      <w:hyperlink w:anchor="_Toc159048125" w:history="1">
        <w:r w:rsidRPr="0098077A">
          <w:rPr>
            <w:rStyle w:val="Hyperlink"/>
            <w:noProof/>
          </w:rPr>
          <w:t>2</w:t>
        </w:r>
        <w:r w:rsidRPr="0098077A">
          <w:rPr>
            <w:rFonts w:asciiTheme="minorHAnsi" w:eastAsiaTheme="minorEastAsia" w:hAnsiTheme="minorHAnsi" w:cstheme="minorBidi"/>
            <w:b w:val="0"/>
            <w:bCs w:val="0"/>
            <w:noProof/>
            <w:sz w:val="22"/>
            <w:szCs w:val="22"/>
          </w:rPr>
          <w:tab/>
        </w:r>
        <w:r w:rsidRPr="0098077A">
          <w:rPr>
            <w:rStyle w:val="Hyperlink"/>
            <w:noProof/>
          </w:rPr>
          <w:t>TECHNOLOGICAL SURVEY</w:t>
        </w:r>
        <w:r w:rsidRPr="0098077A">
          <w:rPr>
            <w:noProof/>
            <w:webHidden/>
          </w:rPr>
          <w:tab/>
        </w:r>
        <w:r w:rsidRPr="0098077A">
          <w:rPr>
            <w:noProof/>
            <w:webHidden/>
          </w:rPr>
          <w:fldChar w:fldCharType="begin"/>
        </w:r>
        <w:r w:rsidRPr="0098077A">
          <w:rPr>
            <w:noProof/>
            <w:webHidden/>
          </w:rPr>
          <w:instrText xml:space="preserve"> PAGEREF _Toc159048125 \h </w:instrText>
        </w:r>
        <w:r w:rsidRPr="0098077A">
          <w:rPr>
            <w:noProof/>
            <w:webHidden/>
          </w:rPr>
        </w:r>
        <w:r w:rsidRPr="0098077A">
          <w:rPr>
            <w:noProof/>
            <w:webHidden/>
          </w:rPr>
          <w:fldChar w:fldCharType="separate"/>
        </w:r>
        <w:r w:rsidRPr="0098077A">
          <w:rPr>
            <w:noProof/>
            <w:webHidden/>
          </w:rPr>
          <w:t>12</w:t>
        </w:r>
        <w:r w:rsidRPr="0098077A">
          <w:rPr>
            <w:noProof/>
            <w:webHidden/>
          </w:rPr>
          <w:fldChar w:fldCharType="end"/>
        </w:r>
      </w:hyperlink>
    </w:p>
    <w:p w14:paraId="5A9C0CEA" w14:textId="77777777" w:rsidR="0098077A" w:rsidRPr="0098077A" w:rsidRDefault="0098077A" w:rsidP="0098077A">
      <w:pPr>
        <w:pStyle w:val="TOC1"/>
        <w:rPr>
          <w:rFonts w:asciiTheme="minorHAnsi" w:eastAsiaTheme="minorEastAsia" w:hAnsiTheme="minorHAnsi" w:cstheme="minorBidi"/>
          <w:b w:val="0"/>
          <w:bCs w:val="0"/>
          <w:noProof/>
          <w:sz w:val="22"/>
          <w:szCs w:val="22"/>
        </w:rPr>
      </w:pPr>
      <w:hyperlink w:anchor="_Toc159048126" w:history="1">
        <w:r w:rsidRPr="0098077A">
          <w:rPr>
            <w:rStyle w:val="Hyperlink"/>
            <w:noProof/>
          </w:rPr>
          <w:t>3</w:t>
        </w:r>
        <w:r w:rsidRPr="0098077A">
          <w:rPr>
            <w:rFonts w:asciiTheme="minorHAnsi" w:eastAsiaTheme="minorEastAsia" w:hAnsiTheme="minorHAnsi" w:cstheme="minorBidi"/>
            <w:b w:val="0"/>
            <w:bCs w:val="0"/>
            <w:noProof/>
            <w:sz w:val="22"/>
            <w:szCs w:val="22"/>
          </w:rPr>
          <w:tab/>
        </w:r>
        <w:r w:rsidRPr="0098077A">
          <w:rPr>
            <w:rStyle w:val="Hyperlink"/>
            <w:noProof/>
          </w:rPr>
          <w:t>REQUIREMENTS AND SPECIFICATION</w:t>
        </w:r>
        <w:r w:rsidRPr="0098077A">
          <w:rPr>
            <w:noProof/>
            <w:webHidden/>
          </w:rPr>
          <w:tab/>
        </w:r>
        <w:r w:rsidRPr="0098077A">
          <w:rPr>
            <w:noProof/>
            <w:webHidden/>
          </w:rPr>
          <w:fldChar w:fldCharType="begin"/>
        </w:r>
        <w:r w:rsidRPr="0098077A">
          <w:rPr>
            <w:noProof/>
            <w:webHidden/>
          </w:rPr>
          <w:instrText xml:space="preserve"> PAGEREF _Toc159048126 \h </w:instrText>
        </w:r>
        <w:r w:rsidRPr="0098077A">
          <w:rPr>
            <w:noProof/>
            <w:webHidden/>
          </w:rPr>
        </w:r>
        <w:r w:rsidRPr="0098077A">
          <w:rPr>
            <w:noProof/>
            <w:webHidden/>
          </w:rPr>
          <w:fldChar w:fldCharType="separate"/>
        </w:r>
        <w:r w:rsidRPr="0098077A">
          <w:rPr>
            <w:noProof/>
            <w:webHidden/>
          </w:rPr>
          <w:t>13</w:t>
        </w:r>
        <w:r w:rsidRPr="0098077A">
          <w:rPr>
            <w:noProof/>
            <w:webHidden/>
          </w:rPr>
          <w:fldChar w:fldCharType="end"/>
        </w:r>
      </w:hyperlink>
    </w:p>
    <w:p w14:paraId="2FA84A85" w14:textId="77777777" w:rsidR="0098077A" w:rsidRPr="0098077A" w:rsidRDefault="0098077A" w:rsidP="0098077A">
      <w:pPr>
        <w:pStyle w:val="TOC2"/>
        <w:rPr>
          <w:rFonts w:asciiTheme="minorHAnsi" w:eastAsiaTheme="minorEastAsia" w:hAnsiTheme="minorHAnsi" w:cstheme="minorBidi"/>
          <w:noProof/>
        </w:rPr>
      </w:pPr>
      <w:hyperlink w:anchor="_Toc159048127" w:history="1">
        <w:r w:rsidRPr="0098077A">
          <w:rPr>
            <w:rStyle w:val="Hyperlink"/>
            <w:rFonts w:ascii="Cambria" w:hAnsi="Cambria"/>
            <w:noProof/>
          </w:rPr>
          <w:t>3.1</w:t>
        </w:r>
        <w:r w:rsidRPr="0098077A">
          <w:rPr>
            <w:rFonts w:asciiTheme="minorHAnsi" w:eastAsiaTheme="minorEastAsia" w:hAnsiTheme="minorHAnsi" w:cstheme="minorBidi"/>
            <w:noProof/>
          </w:rPr>
          <w:tab/>
        </w:r>
        <w:r w:rsidRPr="0098077A">
          <w:rPr>
            <w:rStyle w:val="Hyperlink"/>
            <w:noProof/>
          </w:rPr>
          <w:t>HomeLink functional requirements</w:t>
        </w:r>
        <w:r w:rsidRPr="0098077A">
          <w:rPr>
            <w:noProof/>
            <w:webHidden/>
          </w:rPr>
          <w:tab/>
        </w:r>
        <w:r w:rsidRPr="0098077A">
          <w:rPr>
            <w:noProof/>
            <w:webHidden/>
          </w:rPr>
          <w:fldChar w:fldCharType="begin"/>
        </w:r>
        <w:r w:rsidRPr="0098077A">
          <w:rPr>
            <w:noProof/>
            <w:webHidden/>
          </w:rPr>
          <w:instrText xml:space="preserve"> PAGEREF _Toc159048127 \h </w:instrText>
        </w:r>
        <w:r w:rsidRPr="0098077A">
          <w:rPr>
            <w:noProof/>
            <w:webHidden/>
          </w:rPr>
        </w:r>
        <w:r w:rsidRPr="0098077A">
          <w:rPr>
            <w:noProof/>
            <w:webHidden/>
          </w:rPr>
          <w:fldChar w:fldCharType="separate"/>
        </w:r>
        <w:r w:rsidRPr="0098077A">
          <w:rPr>
            <w:noProof/>
            <w:webHidden/>
          </w:rPr>
          <w:t>13</w:t>
        </w:r>
        <w:r w:rsidRPr="0098077A">
          <w:rPr>
            <w:noProof/>
            <w:webHidden/>
          </w:rPr>
          <w:fldChar w:fldCharType="end"/>
        </w:r>
      </w:hyperlink>
    </w:p>
    <w:p w14:paraId="663F9E2A" w14:textId="77777777" w:rsidR="0098077A" w:rsidRPr="0098077A" w:rsidRDefault="0098077A" w:rsidP="0098077A">
      <w:pPr>
        <w:pStyle w:val="TOC2"/>
        <w:rPr>
          <w:rFonts w:asciiTheme="minorHAnsi" w:eastAsiaTheme="minorEastAsia" w:hAnsiTheme="minorHAnsi" w:cstheme="minorBidi"/>
          <w:noProof/>
        </w:rPr>
      </w:pPr>
      <w:hyperlink w:anchor="_Toc159048128" w:history="1">
        <w:r w:rsidRPr="0098077A">
          <w:rPr>
            <w:rStyle w:val="Hyperlink"/>
            <w:rFonts w:ascii="Cambria" w:hAnsi="Cambria"/>
            <w:noProof/>
          </w:rPr>
          <w:t>3.2</w:t>
        </w:r>
        <w:r w:rsidRPr="0098077A">
          <w:rPr>
            <w:rFonts w:asciiTheme="minorHAnsi" w:eastAsiaTheme="minorEastAsia" w:hAnsiTheme="minorHAnsi" w:cstheme="minorBidi"/>
            <w:noProof/>
          </w:rPr>
          <w:tab/>
        </w:r>
        <w:r w:rsidRPr="0098077A">
          <w:rPr>
            <w:rStyle w:val="Hyperlink"/>
            <w:noProof/>
          </w:rPr>
          <w:t>HomeLink non-Functional requirements</w:t>
        </w:r>
        <w:r w:rsidRPr="0098077A">
          <w:rPr>
            <w:noProof/>
            <w:webHidden/>
          </w:rPr>
          <w:tab/>
        </w:r>
        <w:r w:rsidRPr="0098077A">
          <w:rPr>
            <w:noProof/>
            <w:webHidden/>
          </w:rPr>
          <w:fldChar w:fldCharType="begin"/>
        </w:r>
        <w:r w:rsidRPr="0098077A">
          <w:rPr>
            <w:noProof/>
            <w:webHidden/>
          </w:rPr>
          <w:instrText xml:space="preserve"> PAGEREF _Toc159048128 \h </w:instrText>
        </w:r>
        <w:r w:rsidRPr="0098077A">
          <w:rPr>
            <w:noProof/>
            <w:webHidden/>
          </w:rPr>
        </w:r>
        <w:r w:rsidRPr="0098077A">
          <w:rPr>
            <w:noProof/>
            <w:webHidden/>
          </w:rPr>
          <w:fldChar w:fldCharType="separate"/>
        </w:r>
        <w:r w:rsidRPr="0098077A">
          <w:rPr>
            <w:noProof/>
            <w:webHidden/>
          </w:rPr>
          <w:t>13</w:t>
        </w:r>
        <w:r w:rsidRPr="0098077A">
          <w:rPr>
            <w:noProof/>
            <w:webHidden/>
          </w:rPr>
          <w:fldChar w:fldCharType="end"/>
        </w:r>
      </w:hyperlink>
    </w:p>
    <w:p w14:paraId="31A3A6E5" w14:textId="77777777" w:rsidR="0098077A" w:rsidRPr="0098077A" w:rsidRDefault="0098077A" w:rsidP="0098077A">
      <w:pPr>
        <w:pStyle w:val="TOC2"/>
        <w:rPr>
          <w:rFonts w:asciiTheme="minorHAnsi" w:eastAsiaTheme="minorEastAsia" w:hAnsiTheme="minorHAnsi" w:cstheme="minorBidi"/>
          <w:noProof/>
        </w:rPr>
      </w:pPr>
      <w:hyperlink w:anchor="_Toc159048129" w:history="1">
        <w:r w:rsidRPr="0098077A">
          <w:rPr>
            <w:rStyle w:val="Hyperlink"/>
            <w:rFonts w:ascii="Cambria" w:hAnsi="Cambria"/>
            <w:noProof/>
          </w:rPr>
          <w:t>3.3</w:t>
        </w:r>
        <w:r w:rsidRPr="0098077A">
          <w:rPr>
            <w:rFonts w:asciiTheme="minorHAnsi" w:eastAsiaTheme="minorEastAsia" w:hAnsiTheme="minorHAnsi" w:cstheme="minorBidi"/>
            <w:noProof/>
          </w:rPr>
          <w:tab/>
        </w:r>
        <w:r w:rsidRPr="0098077A">
          <w:rPr>
            <w:rStyle w:val="Hyperlink"/>
            <w:noProof/>
          </w:rPr>
          <w:t>Specification - the scope of the HomeLink project</w:t>
        </w:r>
        <w:r w:rsidRPr="0098077A">
          <w:rPr>
            <w:noProof/>
            <w:webHidden/>
          </w:rPr>
          <w:tab/>
        </w:r>
        <w:r w:rsidRPr="0098077A">
          <w:rPr>
            <w:noProof/>
            <w:webHidden/>
          </w:rPr>
          <w:fldChar w:fldCharType="begin"/>
        </w:r>
        <w:r w:rsidRPr="0098077A">
          <w:rPr>
            <w:noProof/>
            <w:webHidden/>
          </w:rPr>
          <w:instrText xml:space="preserve"> PAGEREF _Toc159048129 \h </w:instrText>
        </w:r>
        <w:r w:rsidRPr="0098077A">
          <w:rPr>
            <w:noProof/>
            <w:webHidden/>
          </w:rPr>
        </w:r>
        <w:r w:rsidRPr="0098077A">
          <w:rPr>
            <w:noProof/>
            <w:webHidden/>
          </w:rPr>
          <w:fldChar w:fldCharType="separate"/>
        </w:r>
        <w:r w:rsidRPr="0098077A">
          <w:rPr>
            <w:noProof/>
            <w:webHidden/>
          </w:rPr>
          <w:t>14</w:t>
        </w:r>
        <w:r w:rsidRPr="0098077A">
          <w:rPr>
            <w:noProof/>
            <w:webHidden/>
          </w:rPr>
          <w:fldChar w:fldCharType="end"/>
        </w:r>
      </w:hyperlink>
    </w:p>
    <w:p w14:paraId="6E467FC5" w14:textId="77777777" w:rsidR="0098077A" w:rsidRPr="0098077A" w:rsidRDefault="0098077A" w:rsidP="0098077A">
      <w:pPr>
        <w:pStyle w:val="TOC2"/>
        <w:rPr>
          <w:rFonts w:asciiTheme="minorHAnsi" w:eastAsiaTheme="minorEastAsia" w:hAnsiTheme="minorHAnsi" w:cstheme="minorBidi"/>
          <w:noProof/>
        </w:rPr>
      </w:pPr>
      <w:hyperlink w:anchor="_Toc159048130" w:history="1">
        <w:r w:rsidRPr="0098077A">
          <w:rPr>
            <w:rStyle w:val="Hyperlink"/>
            <w:rFonts w:ascii="Cambria" w:hAnsi="Cambria"/>
            <w:noProof/>
          </w:rPr>
          <w:t>3.4</w:t>
        </w:r>
        <w:r w:rsidRPr="0098077A">
          <w:rPr>
            <w:rFonts w:asciiTheme="minorHAnsi" w:eastAsiaTheme="minorEastAsia" w:hAnsiTheme="minorHAnsi" w:cstheme="minorBidi"/>
            <w:noProof/>
          </w:rPr>
          <w:tab/>
        </w:r>
        <w:r w:rsidRPr="0098077A">
          <w:rPr>
            <w:rStyle w:val="Hyperlink"/>
            <w:noProof/>
          </w:rPr>
          <w:t>The HomeLink approach</w:t>
        </w:r>
        <w:r w:rsidRPr="0098077A">
          <w:rPr>
            <w:noProof/>
            <w:webHidden/>
          </w:rPr>
          <w:tab/>
        </w:r>
        <w:r w:rsidRPr="0098077A">
          <w:rPr>
            <w:noProof/>
            <w:webHidden/>
          </w:rPr>
          <w:fldChar w:fldCharType="begin"/>
        </w:r>
        <w:r w:rsidRPr="0098077A">
          <w:rPr>
            <w:noProof/>
            <w:webHidden/>
          </w:rPr>
          <w:instrText xml:space="preserve"> PAGEREF _Toc159048130 \h </w:instrText>
        </w:r>
        <w:r w:rsidRPr="0098077A">
          <w:rPr>
            <w:noProof/>
            <w:webHidden/>
          </w:rPr>
        </w:r>
        <w:r w:rsidRPr="0098077A">
          <w:rPr>
            <w:noProof/>
            <w:webHidden/>
          </w:rPr>
          <w:fldChar w:fldCharType="separate"/>
        </w:r>
        <w:r w:rsidRPr="0098077A">
          <w:rPr>
            <w:noProof/>
            <w:webHidden/>
          </w:rPr>
          <w:t>14</w:t>
        </w:r>
        <w:r w:rsidRPr="0098077A">
          <w:rPr>
            <w:noProof/>
            <w:webHidden/>
          </w:rPr>
          <w:fldChar w:fldCharType="end"/>
        </w:r>
      </w:hyperlink>
    </w:p>
    <w:p w14:paraId="21A0ADF1" w14:textId="77777777" w:rsidR="0098077A" w:rsidRPr="0098077A" w:rsidRDefault="0098077A" w:rsidP="0098077A">
      <w:pPr>
        <w:pStyle w:val="TOC1"/>
        <w:rPr>
          <w:rFonts w:asciiTheme="minorHAnsi" w:eastAsiaTheme="minorEastAsia" w:hAnsiTheme="minorHAnsi" w:cstheme="minorBidi"/>
          <w:b w:val="0"/>
          <w:bCs w:val="0"/>
          <w:noProof/>
          <w:sz w:val="22"/>
          <w:szCs w:val="22"/>
        </w:rPr>
      </w:pPr>
      <w:hyperlink w:anchor="_Toc159048131" w:history="1">
        <w:r w:rsidRPr="0098077A">
          <w:rPr>
            <w:rStyle w:val="Hyperlink"/>
            <w:noProof/>
          </w:rPr>
          <w:t>4</w:t>
        </w:r>
        <w:r w:rsidRPr="0098077A">
          <w:rPr>
            <w:rFonts w:asciiTheme="minorHAnsi" w:eastAsiaTheme="minorEastAsia" w:hAnsiTheme="minorHAnsi" w:cstheme="minorBidi"/>
            <w:b w:val="0"/>
            <w:bCs w:val="0"/>
            <w:noProof/>
            <w:sz w:val="22"/>
            <w:szCs w:val="22"/>
          </w:rPr>
          <w:tab/>
        </w:r>
        <w:r w:rsidRPr="0098077A">
          <w:rPr>
            <w:rStyle w:val="Hyperlink"/>
            <w:noProof/>
          </w:rPr>
          <w:t>THE ARCHITECTURE</w:t>
        </w:r>
        <w:r w:rsidRPr="0098077A">
          <w:rPr>
            <w:noProof/>
            <w:webHidden/>
          </w:rPr>
          <w:tab/>
        </w:r>
        <w:r w:rsidRPr="0098077A">
          <w:rPr>
            <w:noProof/>
            <w:webHidden/>
          </w:rPr>
          <w:fldChar w:fldCharType="begin"/>
        </w:r>
        <w:r w:rsidRPr="0098077A">
          <w:rPr>
            <w:noProof/>
            <w:webHidden/>
          </w:rPr>
          <w:instrText xml:space="preserve"> PAGEREF _Toc159048131 \h </w:instrText>
        </w:r>
        <w:r w:rsidRPr="0098077A">
          <w:rPr>
            <w:noProof/>
            <w:webHidden/>
          </w:rPr>
        </w:r>
        <w:r w:rsidRPr="0098077A">
          <w:rPr>
            <w:noProof/>
            <w:webHidden/>
          </w:rPr>
          <w:fldChar w:fldCharType="separate"/>
        </w:r>
        <w:r w:rsidRPr="0098077A">
          <w:rPr>
            <w:noProof/>
            <w:webHidden/>
          </w:rPr>
          <w:t>16</w:t>
        </w:r>
        <w:r w:rsidRPr="0098077A">
          <w:rPr>
            <w:noProof/>
            <w:webHidden/>
          </w:rPr>
          <w:fldChar w:fldCharType="end"/>
        </w:r>
      </w:hyperlink>
    </w:p>
    <w:p w14:paraId="2C3DB651" w14:textId="77777777" w:rsidR="0098077A" w:rsidRPr="0098077A" w:rsidRDefault="0098077A" w:rsidP="0098077A">
      <w:pPr>
        <w:pStyle w:val="TOC2"/>
        <w:rPr>
          <w:rFonts w:asciiTheme="minorHAnsi" w:eastAsiaTheme="minorEastAsia" w:hAnsiTheme="minorHAnsi" w:cstheme="minorBidi"/>
          <w:noProof/>
        </w:rPr>
      </w:pPr>
      <w:hyperlink w:anchor="_Toc159048132" w:history="1">
        <w:r w:rsidRPr="0098077A">
          <w:rPr>
            <w:rStyle w:val="Hyperlink"/>
            <w:rFonts w:ascii="Cambria" w:hAnsi="Cambria"/>
            <w:noProof/>
          </w:rPr>
          <w:t>4.1</w:t>
        </w:r>
        <w:r w:rsidRPr="0098077A">
          <w:rPr>
            <w:rFonts w:asciiTheme="minorHAnsi" w:eastAsiaTheme="minorEastAsia" w:hAnsiTheme="minorHAnsi" w:cstheme="minorBidi"/>
            <w:noProof/>
          </w:rPr>
          <w:tab/>
        </w:r>
        <w:r w:rsidRPr="0098077A">
          <w:rPr>
            <w:rStyle w:val="Hyperlink"/>
            <w:noProof/>
          </w:rPr>
          <w:t>HomeLink Data</w:t>
        </w:r>
        <w:r w:rsidRPr="0098077A">
          <w:rPr>
            <w:noProof/>
            <w:webHidden/>
          </w:rPr>
          <w:tab/>
        </w:r>
        <w:r w:rsidRPr="0098077A">
          <w:rPr>
            <w:noProof/>
            <w:webHidden/>
          </w:rPr>
          <w:fldChar w:fldCharType="begin"/>
        </w:r>
        <w:r w:rsidRPr="0098077A">
          <w:rPr>
            <w:noProof/>
            <w:webHidden/>
          </w:rPr>
          <w:instrText xml:space="preserve"> PAGEREF _Toc159048132 \h </w:instrText>
        </w:r>
        <w:r w:rsidRPr="0098077A">
          <w:rPr>
            <w:noProof/>
            <w:webHidden/>
          </w:rPr>
        </w:r>
        <w:r w:rsidRPr="0098077A">
          <w:rPr>
            <w:noProof/>
            <w:webHidden/>
          </w:rPr>
          <w:fldChar w:fldCharType="separate"/>
        </w:r>
        <w:r w:rsidRPr="0098077A">
          <w:rPr>
            <w:noProof/>
            <w:webHidden/>
          </w:rPr>
          <w:t>16</w:t>
        </w:r>
        <w:r w:rsidRPr="0098077A">
          <w:rPr>
            <w:noProof/>
            <w:webHidden/>
          </w:rPr>
          <w:fldChar w:fldCharType="end"/>
        </w:r>
      </w:hyperlink>
    </w:p>
    <w:p w14:paraId="56880B01" w14:textId="77777777" w:rsidR="0098077A" w:rsidRPr="0098077A" w:rsidRDefault="0098077A" w:rsidP="0098077A">
      <w:pPr>
        <w:pStyle w:val="TOC3"/>
        <w:rPr>
          <w:rFonts w:asciiTheme="minorHAnsi" w:eastAsiaTheme="minorEastAsia" w:hAnsiTheme="minorHAnsi" w:cstheme="minorBidi"/>
        </w:rPr>
      </w:pPr>
      <w:hyperlink w:anchor="_Toc159048133" w:history="1">
        <w:r w:rsidRPr="0098077A">
          <w:rPr>
            <w:rStyle w:val="Hyperlink"/>
          </w:rPr>
          <w:t>4.1.1</w:t>
        </w:r>
        <w:r w:rsidRPr="0098077A">
          <w:rPr>
            <w:rFonts w:asciiTheme="minorHAnsi" w:eastAsiaTheme="minorEastAsia" w:hAnsiTheme="minorHAnsi" w:cstheme="minorBidi"/>
          </w:rPr>
          <w:tab/>
        </w:r>
        <w:r w:rsidRPr="0098077A">
          <w:rPr>
            <w:rStyle w:val="Hyperlink"/>
          </w:rPr>
          <w:t>The internal and external representations (of files and folders)</w:t>
        </w:r>
        <w:r w:rsidRPr="0098077A">
          <w:rPr>
            <w:webHidden/>
          </w:rPr>
          <w:tab/>
        </w:r>
        <w:r w:rsidRPr="0098077A">
          <w:rPr>
            <w:webHidden/>
          </w:rPr>
          <w:fldChar w:fldCharType="begin"/>
        </w:r>
        <w:r w:rsidRPr="0098077A">
          <w:rPr>
            <w:webHidden/>
          </w:rPr>
          <w:instrText xml:space="preserve"> PAGEREF _Toc159048133 \h </w:instrText>
        </w:r>
        <w:r w:rsidRPr="0098077A">
          <w:rPr>
            <w:webHidden/>
          </w:rPr>
        </w:r>
        <w:r w:rsidRPr="0098077A">
          <w:rPr>
            <w:webHidden/>
          </w:rPr>
          <w:fldChar w:fldCharType="separate"/>
        </w:r>
        <w:r w:rsidRPr="0098077A">
          <w:rPr>
            <w:webHidden/>
          </w:rPr>
          <w:t>16</w:t>
        </w:r>
        <w:r w:rsidRPr="0098077A">
          <w:rPr>
            <w:webHidden/>
          </w:rPr>
          <w:fldChar w:fldCharType="end"/>
        </w:r>
      </w:hyperlink>
    </w:p>
    <w:p w14:paraId="3C1B0D70" w14:textId="77777777" w:rsidR="0098077A" w:rsidRPr="0098077A" w:rsidRDefault="0098077A" w:rsidP="0098077A">
      <w:pPr>
        <w:pStyle w:val="TOC3"/>
        <w:rPr>
          <w:rFonts w:asciiTheme="minorHAnsi" w:eastAsiaTheme="minorEastAsia" w:hAnsiTheme="minorHAnsi" w:cstheme="minorBidi"/>
        </w:rPr>
      </w:pPr>
      <w:hyperlink w:anchor="_Toc159048134" w:history="1">
        <w:r w:rsidRPr="0098077A">
          <w:rPr>
            <w:rStyle w:val="Hyperlink"/>
          </w:rPr>
          <w:t>4.1.2</w:t>
        </w:r>
        <w:r w:rsidRPr="0098077A">
          <w:rPr>
            <w:rFonts w:asciiTheme="minorHAnsi" w:eastAsiaTheme="minorEastAsia" w:hAnsiTheme="minorHAnsi" w:cstheme="minorBidi"/>
          </w:rPr>
          <w:tab/>
        </w:r>
        <w:r w:rsidRPr="0098077A">
          <w:rPr>
            <w:rStyle w:val="Hyperlink"/>
          </w:rPr>
          <w:t>Initial start-up data</w:t>
        </w:r>
        <w:r w:rsidRPr="0098077A">
          <w:rPr>
            <w:webHidden/>
          </w:rPr>
          <w:tab/>
        </w:r>
        <w:r w:rsidRPr="0098077A">
          <w:rPr>
            <w:webHidden/>
          </w:rPr>
          <w:fldChar w:fldCharType="begin"/>
        </w:r>
        <w:r w:rsidRPr="0098077A">
          <w:rPr>
            <w:webHidden/>
          </w:rPr>
          <w:instrText xml:space="preserve"> PAGEREF _Toc159048134 \h </w:instrText>
        </w:r>
        <w:r w:rsidRPr="0098077A">
          <w:rPr>
            <w:webHidden/>
          </w:rPr>
        </w:r>
        <w:r w:rsidRPr="0098077A">
          <w:rPr>
            <w:webHidden/>
          </w:rPr>
          <w:fldChar w:fldCharType="separate"/>
        </w:r>
        <w:r w:rsidRPr="0098077A">
          <w:rPr>
            <w:webHidden/>
          </w:rPr>
          <w:t>16</w:t>
        </w:r>
        <w:r w:rsidRPr="0098077A">
          <w:rPr>
            <w:webHidden/>
          </w:rPr>
          <w:fldChar w:fldCharType="end"/>
        </w:r>
      </w:hyperlink>
    </w:p>
    <w:p w14:paraId="74DF66FD" w14:textId="77777777" w:rsidR="0098077A" w:rsidRPr="0098077A" w:rsidRDefault="0098077A" w:rsidP="0098077A">
      <w:pPr>
        <w:pStyle w:val="TOC2"/>
        <w:rPr>
          <w:rFonts w:asciiTheme="minorHAnsi" w:eastAsiaTheme="minorEastAsia" w:hAnsiTheme="minorHAnsi" w:cstheme="minorBidi"/>
          <w:noProof/>
        </w:rPr>
      </w:pPr>
      <w:hyperlink w:anchor="_Toc159048135" w:history="1">
        <w:r w:rsidRPr="0098077A">
          <w:rPr>
            <w:rStyle w:val="Hyperlink"/>
            <w:rFonts w:ascii="Cambria" w:hAnsi="Cambria"/>
            <w:noProof/>
          </w:rPr>
          <w:t>4.2</w:t>
        </w:r>
        <w:r w:rsidRPr="0098077A">
          <w:rPr>
            <w:rFonts w:asciiTheme="minorHAnsi" w:eastAsiaTheme="minorEastAsia" w:hAnsiTheme="minorHAnsi" w:cstheme="minorBidi"/>
            <w:noProof/>
          </w:rPr>
          <w:tab/>
        </w:r>
        <w:r w:rsidRPr="0098077A">
          <w:rPr>
            <w:rStyle w:val="Hyperlink"/>
            <w:noProof/>
          </w:rPr>
          <w:t>HomeLink Processes</w:t>
        </w:r>
        <w:r w:rsidRPr="0098077A">
          <w:rPr>
            <w:noProof/>
            <w:webHidden/>
          </w:rPr>
          <w:tab/>
        </w:r>
        <w:r w:rsidRPr="0098077A">
          <w:rPr>
            <w:noProof/>
            <w:webHidden/>
          </w:rPr>
          <w:fldChar w:fldCharType="begin"/>
        </w:r>
        <w:r w:rsidRPr="0098077A">
          <w:rPr>
            <w:noProof/>
            <w:webHidden/>
          </w:rPr>
          <w:instrText xml:space="preserve"> PAGEREF _Toc159048135 \h </w:instrText>
        </w:r>
        <w:r w:rsidRPr="0098077A">
          <w:rPr>
            <w:noProof/>
            <w:webHidden/>
          </w:rPr>
        </w:r>
        <w:r w:rsidRPr="0098077A">
          <w:rPr>
            <w:noProof/>
            <w:webHidden/>
          </w:rPr>
          <w:fldChar w:fldCharType="separate"/>
        </w:r>
        <w:r w:rsidRPr="0098077A">
          <w:rPr>
            <w:noProof/>
            <w:webHidden/>
          </w:rPr>
          <w:t>17</w:t>
        </w:r>
        <w:r w:rsidRPr="0098077A">
          <w:rPr>
            <w:noProof/>
            <w:webHidden/>
          </w:rPr>
          <w:fldChar w:fldCharType="end"/>
        </w:r>
      </w:hyperlink>
    </w:p>
    <w:p w14:paraId="397EE7EE" w14:textId="77777777" w:rsidR="0098077A" w:rsidRPr="0098077A" w:rsidRDefault="0098077A" w:rsidP="0098077A">
      <w:pPr>
        <w:pStyle w:val="TOC2"/>
        <w:rPr>
          <w:rFonts w:asciiTheme="minorHAnsi" w:eastAsiaTheme="minorEastAsia" w:hAnsiTheme="minorHAnsi" w:cstheme="minorBidi"/>
          <w:noProof/>
        </w:rPr>
      </w:pPr>
      <w:hyperlink w:anchor="_Toc159048136" w:history="1">
        <w:r w:rsidRPr="0098077A">
          <w:rPr>
            <w:rStyle w:val="Hyperlink"/>
            <w:rFonts w:ascii="Cambria" w:hAnsi="Cambria"/>
            <w:noProof/>
          </w:rPr>
          <w:t>4.3</w:t>
        </w:r>
        <w:r w:rsidRPr="0098077A">
          <w:rPr>
            <w:rFonts w:asciiTheme="minorHAnsi" w:eastAsiaTheme="minorEastAsia" w:hAnsiTheme="minorHAnsi" w:cstheme="minorBidi"/>
            <w:noProof/>
          </w:rPr>
          <w:tab/>
        </w:r>
        <w:r w:rsidRPr="0098077A">
          <w:rPr>
            <w:rStyle w:val="Hyperlink"/>
            <w:noProof/>
          </w:rPr>
          <w:t>Roles</w:t>
        </w:r>
        <w:r w:rsidRPr="0098077A">
          <w:rPr>
            <w:noProof/>
            <w:webHidden/>
          </w:rPr>
          <w:tab/>
        </w:r>
        <w:r w:rsidRPr="0098077A">
          <w:rPr>
            <w:noProof/>
            <w:webHidden/>
          </w:rPr>
          <w:fldChar w:fldCharType="begin"/>
        </w:r>
        <w:r w:rsidRPr="0098077A">
          <w:rPr>
            <w:noProof/>
            <w:webHidden/>
          </w:rPr>
          <w:instrText xml:space="preserve"> PAGEREF _Toc159048136 \h </w:instrText>
        </w:r>
        <w:r w:rsidRPr="0098077A">
          <w:rPr>
            <w:noProof/>
            <w:webHidden/>
          </w:rPr>
        </w:r>
        <w:r w:rsidRPr="0098077A">
          <w:rPr>
            <w:noProof/>
            <w:webHidden/>
          </w:rPr>
          <w:fldChar w:fldCharType="separate"/>
        </w:r>
        <w:r w:rsidRPr="0098077A">
          <w:rPr>
            <w:noProof/>
            <w:webHidden/>
          </w:rPr>
          <w:t>18</w:t>
        </w:r>
        <w:r w:rsidRPr="0098077A">
          <w:rPr>
            <w:noProof/>
            <w:webHidden/>
          </w:rPr>
          <w:fldChar w:fldCharType="end"/>
        </w:r>
      </w:hyperlink>
    </w:p>
    <w:p w14:paraId="54945E37" w14:textId="77777777" w:rsidR="0098077A" w:rsidRPr="0098077A" w:rsidRDefault="0098077A" w:rsidP="0098077A">
      <w:pPr>
        <w:pStyle w:val="TOC2"/>
        <w:rPr>
          <w:rFonts w:asciiTheme="minorHAnsi" w:eastAsiaTheme="minorEastAsia" w:hAnsiTheme="minorHAnsi" w:cstheme="minorBidi"/>
          <w:noProof/>
        </w:rPr>
      </w:pPr>
      <w:hyperlink w:anchor="_Toc159048137" w:history="1">
        <w:r w:rsidRPr="0098077A">
          <w:rPr>
            <w:rStyle w:val="Hyperlink"/>
            <w:rFonts w:ascii="Cambria" w:hAnsi="Cambria"/>
            <w:noProof/>
          </w:rPr>
          <w:t>4.4</w:t>
        </w:r>
        <w:r w:rsidRPr="0098077A">
          <w:rPr>
            <w:rFonts w:asciiTheme="minorHAnsi" w:eastAsiaTheme="minorEastAsia" w:hAnsiTheme="minorHAnsi" w:cstheme="minorBidi"/>
            <w:noProof/>
          </w:rPr>
          <w:tab/>
        </w:r>
        <w:r w:rsidRPr="0098077A">
          <w:rPr>
            <w:rStyle w:val="Hyperlink"/>
            <w:noProof/>
          </w:rPr>
          <w:t>The life-cycle view of a system</w:t>
        </w:r>
        <w:r w:rsidRPr="0098077A">
          <w:rPr>
            <w:noProof/>
            <w:webHidden/>
          </w:rPr>
          <w:tab/>
        </w:r>
        <w:r w:rsidRPr="0098077A">
          <w:rPr>
            <w:noProof/>
            <w:webHidden/>
          </w:rPr>
          <w:fldChar w:fldCharType="begin"/>
        </w:r>
        <w:r w:rsidRPr="0098077A">
          <w:rPr>
            <w:noProof/>
            <w:webHidden/>
          </w:rPr>
          <w:instrText xml:space="preserve"> PAGEREF _Toc159048137 \h </w:instrText>
        </w:r>
        <w:r w:rsidRPr="0098077A">
          <w:rPr>
            <w:noProof/>
            <w:webHidden/>
          </w:rPr>
        </w:r>
        <w:r w:rsidRPr="0098077A">
          <w:rPr>
            <w:noProof/>
            <w:webHidden/>
          </w:rPr>
          <w:fldChar w:fldCharType="separate"/>
        </w:r>
        <w:r w:rsidRPr="0098077A">
          <w:rPr>
            <w:noProof/>
            <w:webHidden/>
          </w:rPr>
          <w:t>18</w:t>
        </w:r>
        <w:r w:rsidRPr="0098077A">
          <w:rPr>
            <w:noProof/>
            <w:webHidden/>
          </w:rPr>
          <w:fldChar w:fldCharType="end"/>
        </w:r>
      </w:hyperlink>
    </w:p>
    <w:p w14:paraId="5AEF4C21" w14:textId="77777777" w:rsidR="0098077A" w:rsidRPr="0098077A" w:rsidRDefault="0098077A" w:rsidP="0098077A">
      <w:pPr>
        <w:pStyle w:val="TOC1"/>
        <w:rPr>
          <w:rFonts w:asciiTheme="minorHAnsi" w:eastAsiaTheme="minorEastAsia" w:hAnsiTheme="minorHAnsi" w:cstheme="minorBidi"/>
          <w:b w:val="0"/>
          <w:bCs w:val="0"/>
          <w:noProof/>
          <w:sz w:val="22"/>
          <w:szCs w:val="22"/>
        </w:rPr>
      </w:pPr>
      <w:hyperlink w:anchor="_Toc159048138" w:history="1">
        <w:r w:rsidRPr="0098077A">
          <w:rPr>
            <w:rStyle w:val="Hyperlink"/>
            <w:noProof/>
          </w:rPr>
          <w:t>5</w:t>
        </w:r>
        <w:r w:rsidRPr="0098077A">
          <w:rPr>
            <w:rFonts w:asciiTheme="minorHAnsi" w:eastAsiaTheme="minorEastAsia" w:hAnsiTheme="minorHAnsi" w:cstheme="minorBidi"/>
            <w:b w:val="0"/>
            <w:bCs w:val="0"/>
            <w:noProof/>
            <w:sz w:val="22"/>
            <w:szCs w:val="22"/>
          </w:rPr>
          <w:tab/>
        </w:r>
        <w:r w:rsidRPr="0098077A">
          <w:rPr>
            <w:rStyle w:val="Hyperlink"/>
            <w:noProof/>
          </w:rPr>
          <w:t>SYSTEM DESIGN</w:t>
        </w:r>
        <w:r w:rsidRPr="0098077A">
          <w:rPr>
            <w:noProof/>
            <w:webHidden/>
          </w:rPr>
          <w:tab/>
        </w:r>
        <w:r w:rsidRPr="0098077A">
          <w:rPr>
            <w:noProof/>
            <w:webHidden/>
          </w:rPr>
          <w:fldChar w:fldCharType="begin"/>
        </w:r>
        <w:r w:rsidRPr="0098077A">
          <w:rPr>
            <w:noProof/>
            <w:webHidden/>
          </w:rPr>
          <w:instrText xml:space="preserve"> PAGEREF _Toc159048138 \h </w:instrText>
        </w:r>
        <w:r w:rsidRPr="0098077A">
          <w:rPr>
            <w:noProof/>
            <w:webHidden/>
          </w:rPr>
        </w:r>
        <w:r w:rsidRPr="0098077A">
          <w:rPr>
            <w:noProof/>
            <w:webHidden/>
          </w:rPr>
          <w:fldChar w:fldCharType="separate"/>
        </w:r>
        <w:r w:rsidRPr="0098077A">
          <w:rPr>
            <w:noProof/>
            <w:webHidden/>
          </w:rPr>
          <w:t>21</w:t>
        </w:r>
        <w:r w:rsidRPr="0098077A">
          <w:rPr>
            <w:noProof/>
            <w:webHidden/>
          </w:rPr>
          <w:fldChar w:fldCharType="end"/>
        </w:r>
      </w:hyperlink>
    </w:p>
    <w:p w14:paraId="29487A43" w14:textId="77777777" w:rsidR="0098077A" w:rsidRPr="0098077A" w:rsidRDefault="0098077A" w:rsidP="0098077A">
      <w:pPr>
        <w:pStyle w:val="TOC2"/>
        <w:rPr>
          <w:rFonts w:asciiTheme="minorHAnsi" w:eastAsiaTheme="minorEastAsia" w:hAnsiTheme="minorHAnsi" w:cstheme="minorBidi"/>
          <w:noProof/>
        </w:rPr>
      </w:pPr>
      <w:hyperlink w:anchor="_Toc159048139" w:history="1">
        <w:r w:rsidRPr="0098077A">
          <w:rPr>
            <w:rStyle w:val="Hyperlink"/>
            <w:rFonts w:ascii="Cambria" w:hAnsi="Cambria"/>
            <w:noProof/>
          </w:rPr>
          <w:t>5.1</w:t>
        </w:r>
        <w:r w:rsidRPr="0098077A">
          <w:rPr>
            <w:rFonts w:asciiTheme="minorHAnsi" w:eastAsiaTheme="minorEastAsia" w:hAnsiTheme="minorHAnsi" w:cstheme="minorBidi"/>
            <w:noProof/>
          </w:rPr>
          <w:tab/>
        </w:r>
        <w:r w:rsidRPr="0098077A">
          <w:rPr>
            <w:rStyle w:val="Hyperlink"/>
            <w:noProof/>
          </w:rPr>
          <w:t>Data components</w:t>
        </w:r>
        <w:r w:rsidRPr="0098077A">
          <w:rPr>
            <w:noProof/>
            <w:webHidden/>
          </w:rPr>
          <w:tab/>
        </w:r>
        <w:r w:rsidRPr="0098077A">
          <w:rPr>
            <w:noProof/>
            <w:webHidden/>
          </w:rPr>
          <w:fldChar w:fldCharType="begin"/>
        </w:r>
        <w:r w:rsidRPr="0098077A">
          <w:rPr>
            <w:noProof/>
            <w:webHidden/>
          </w:rPr>
          <w:instrText xml:space="preserve"> PAGEREF _Toc159048139 \h </w:instrText>
        </w:r>
        <w:r w:rsidRPr="0098077A">
          <w:rPr>
            <w:noProof/>
            <w:webHidden/>
          </w:rPr>
        </w:r>
        <w:r w:rsidRPr="0098077A">
          <w:rPr>
            <w:noProof/>
            <w:webHidden/>
          </w:rPr>
          <w:fldChar w:fldCharType="separate"/>
        </w:r>
        <w:r w:rsidRPr="0098077A">
          <w:rPr>
            <w:noProof/>
            <w:webHidden/>
          </w:rPr>
          <w:t>21</w:t>
        </w:r>
        <w:r w:rsidRPr="0098077A">
          <w:rPr>
            <w:noProof/>
            <w:webHidden/>
          </w:rPr>
          <w:fldChar w:fldCharType="end"/>
        </w:r>
      </w:hyperlink>
    </w:p>
    <w:p w14:paraId="5C8721DF" w14:textId="77777777" w:rsidR="0098077A" w:rsidRPr="0098077A" w:rsidRDefault="0098077A" w:rsidP="0098077A">
      <w:pPr>
        <w:pStyle w:val="TOC3"/>
        <w:rPr>
          <w:rFonts w:asciiTheme="minorHAnsi" w:eastAsiaTheme="minorEastAsia" w:hAnsiTheme="minorHAnsi" w:cstheme="minorBidi"/>
        </w:rPr>
      </w:pPr>
      <w:hyperlink w:anchor="_Toc159048140" w:history="1">
        <w:r w:rsidRPr="0098077A">
          <w:rPr>
            <w:rStyle w:val="Hyperlink"/>
          </w:rPr>
          <w:t>5.1.1</w:t>
        </w:r>
        <w:r w:rsidRPr="0098077A">
          <w:rPr>
            <w:rFonts w:asciiTheme="minorHAnsi" w:eastAsiaTheme="minorEastAsia" w:hAnsiTheme="minorHAnsi" w:cstheme="minorBidi"/>
          </w:rPr>
          <w:tab/>
        </w:r>
        <w:r w:rsidRPr="0098077A">
          <w:rPr>
            <w:rStyle w:val="Hyperlink"/>
          </w:rPr>
          <w:t>The Internal Representation (InRep) data structures</w:t>
        </w:r>
        <w:r w:rsidRPr="0098077A">
          <w:rPr>
            <w:webHidden/>
          </w:rPr>
          <w:tab/>
        </w:r>
        <w:r w:rsidRPr="0098077A">
          <w:rPr>
            <w:webHidden/>
          </w:rPr>
          <w:fldChar w:fldCharType="begin"/>
        </w:r>
        <w:r w:rsidRPr="0098077A">
          <w:rPr>
            <w:webHidden/>
          </w:rPr>
          <w:instrText xml:space="preserve"> PAGEREF _Toc159048140 \h </w:instrText>
        </w:r>
        <w:r w:rsidRPr="0098077A">
          <w:rPr>
            <w:webHidden/>
          </w:rPr>
        </w:r>
        <w:r w:rsidRPr="0098077A">
          <w:rPr>
            <w:webHidden/>
          </w:rPr>
          <w:fldChar w:fldCharType="separate"/>
        </w:r>
        <w:r w:rsidRPr="0098077A">
          <w:rPr>
            <w:webHidden/>
          </w:rPr>
          <w:t>21</w:t>
        </w:r>
        <w:r w:rsidRPr="0098077A">
          <w:rPr>
            <w:webHidden/>
          </w:rPr>
          <w:fldChar w:fldCharType="end"/>
        </w:r>
      </w:hyperlink>
    </w:p>
    <w:p w14:paraId="472B576E" w14:textId="77777777" w:rsidR="0098077A" w:rsidRPr="0098077A" w:rsidRDefault="0098077A" w:rsidP="0098077A">
      <w:pPr>
        <w:pStyle w:val="TOC3"/>
        <w:rPr>
          <w:rFonts w:asciiTheme="minorHAnsi" w:eastAsiaTheme="minorEastAsia" w:hAnsiTheme="minorHAnsi" w:cstheme="minorBidi"/>
        </w:rPr>
      </w:pPr>
      <w:hyperlink w:anchor="_Toc159048141" w:history="1">
        <w:r w:rsidRPr="0098077A">
          <w:rPr>
            <w:webHidden/>
          </w:rPr>
          <w:tab/>
        </w:r>
        <w:r w:rsidRPr="0098077A">
          <w:rPr>
            <w:webHidden/>
          </w:rPr>
          <w:fldChar w:fldCharType="begin"/>
        </w:r>
        <w:r w:rsidRPr="0098077A">
          <w:rPr>
            <w:webHidden/>
          </w:rPr>
          <w:instrText xml:space="preserve"> PAGEREF _Toc159048141 \h </w:instrText>
        </w:r>
        <w:r w:rsidRPr="0098077A">
          <w:rPr>
            <w:webHidden/>
          </w:rPr>
        </w:r>
        <w:r w:rsidRPr="0098077A">
          <w:rPr>
            <w:webHidden/>
          </w:rPr>
          <w:fldChar w:fldCharType="separate"/>
        </w:r>
        <w:r w:rsidRPr="0098077A">
          <w:rPr>
            <w:webHidden/>
          </w:rPr>
          <w:t>21</w:t>
        </w:r>
        <w:r w:rsidRPr="0098077A">
          <w:rPr>
            <w:webHidden/>
          </w:rPr>
          <w:fldChar w:fldCharType="end"/>
        </w:r>
      </w:hyperlink>
    </w:p>
    <w:p w14:paraId="64C5F49F" w14:textId="77777777" w:rsidR="0098077A" w:rsidRPr="0098077A" w:rsidRDefault="0098077A" w:rsidP="0098077A">
      <w:pPr>
        <w:pStyle w:val="TOC3"/>
        <w:rPr>
          <w:rFonts w:asciiTheme="minorHAnsi" w:eastAsiaTheme="minorEastAsia" w:hAnsiTheme="minorHAnsi" w:cstheme="minorBidi"/>
        </w:rPr>
      </w:pPr>
      <w:hyperlink w:anchor="_Toc159048142" w:history="1">
        <w:r w:rsidRPr="0098077A">
          <w:rPr>
            <w:webHidden/>
          </w:rPr>
          <w:tab/>
        </w:r>
        <w:r w:rsidRPr="0098077A">
          <w:rPr>
            <w:webHidden/>
          </w:rPr>
          <w:fldChar w:fldCharType="begin"/>
        </w:r>
        <w:r w:rsidRPr="0098077A">
          <w:rPr>
            <w:webHidden/>
          </w:rPr>
          <w:instrText xml:space="preserve"> PAGEREF _Toc159048142 \h </w:instrText>
        </w:r>
        <w:r w:rsidRPr="0098077A">
          <w:rPr>
            <w:webHidden/>
          </w:rPr>
        </w:r>
        <w:r w:rsidRPr="0098077A">
          <w:rPr>
            <w:webHidden/>
          </w:rPr>
          <w:fldChar w:fldCharType="separate"/>
        </w:r>
        <w:r w:rsidRPr="0098077A">
          <w:rPr>
            <w:webHidden/>
          </w:rPr>
          <w:t>21</w:t>
        </w:r>
        <w:r w:rsidRPr="0098077A">
          <w:rPr>
            <w:webHidden/>
          </w:rPr>
          <w:fldChar w:fldCharType="end"/>
        </w:r>
      </w:hyperlink>
    </w:p>
    <w:p w14:paraId="1946538D" w14:textId="77777777" w:rsidR="0098077A" w:rsidRPr="0098077A" w:rsidRDefault="0098077A" w:rsidP="0098077A">
      <w:pPr>
        <w:pStyle w:val="TOC3"/>
        <w:rPr>
          <w:rFonts w:asciiTheme="minorHAnsi" w:eastAsiaTheme="minorEastAsia" w:hAnsiTheme="minorHAnsi" w:cstheme="minorBidi"/>
        </w:rPr>
      </w:pPr>
      <w:hyperlink w:anchor="_Toc159048143" w:history="1">
        <w:r w:rsidRPr="0098077A">
          <w:rPr>
            <w:rStyle w:val="Hyperlink"/>
          </w:rPr>
          <w:t>5.1.2</w:t>
        </w:r>
        <w:r w:rsidRPr="0098077A">
          <w:rPr>
            <w:rFonts w:asciiTheme="minorHAnsi" w:eastAsiaTheme="minorEastAsia" w:hAnsiTheme="minorHAnsi" w:cstheme="minorBidi"/>
          </w:rPr>
          <w:tab/>
        </w:r>
        <w:r w:rsidRPr="0098077A">
          <w:rPr>
            <w:rStyle w:val="Hyperlink"/>
          </w:rPr>
          <w:t>The External Representation (ExRep) display</w:t>
        </w:r>
        <w:r w:rsidRPr="0098077A">
          <w:rPr>
            <w:webHidden/>
          </w:rPr>
          <w:tab/>
        </w:r>
        <w:r w:rsidRPr="0098077A">
          <w:rPr>
            <w:webHidden/>
          </w:rPr>
          <w:fldChar w:fldCharType="begin"/>
        </w:r>
        <w:r w:rsidRPr="0098077A">
          <w:rPr>
            <w:webHidden/>
          </w:rPr>
          <w:instrText xml:space="preserve"> PAGEREF _Toc159048143 \h </w:instrText>
        </w:r>
        <w:r w:rsidRPr="0098077A">
          <w:rPr>
            <w:webHidden/>
          </w:rPr>
        </w:r>
        <w:r w:rsidRPr="0098077A">
          <w:rPr>
            <w:webHidden/>
          </w:rPr>
          <w:fldChar w:fldCharType="separate"/>
        </w:r>
        <w:r w:rsidRPr="0098077A">
          <w:rPr>
            <w:webHidden/>
          </w:rPr>
          <w:t>22</w:t>
        </w:r>
        <w:r w:rsidRPr="0098077A">
          <w:rPr>
            <w:webHidden/>
          </w:rPr>
          <w:fldChar w:fldCharType="end"/>
        </w:r>
      </w:hyperlink>
    </w:p>
    <w:p w14:paraId="3A000F41" w14:textId="77777777" w:rsidR="0098077A" w:rsidRPr="0098077A" w:rsidRDefault="0098077A" w:rsidP="0098077A">
      <w:pPr>
        <w:pStyle w:val="TOC2"/>
        <w:rPr>
          <w:rFonts w:asciiTheme="minorHAnsi" w:eastAsiaTheme="minorEastAsia" w:hAnsiTheme="minorHAnsi" w:cstheme="minorBidi"/>
          <w:noProof/>
        </w:rPr>
      </w:pPr>
      <w:hyperlink w:anchor="_Toc159048144" w:history="1">
        <w:r w:rsidRPr="0098077A">
          <w:rPr>
            <w:rStyle w:val="Hyperlink"/>
            <w:rFonts w:ascii="Cambria" w:hAnsi="Cambria"/>
            <w:noProof/>
          </w:rPr>
          <w:t>5.2</w:t>
        </w:r>
        <w:r w:rsidRPr="0098077A">
          <w:rPr>
            <w:rFonts w:asciiTheme="minorHAnsi" w:eastAsiaTheme="minorEastAsia" w:hAnsiTheme="minorHAnsi" w:cstheme="minorBidi"/>
            <w:noProof/>
          </w:rPr>
          <w:tab/>
        </w:r>
        <w:r w:rsidRPr="0098077A">
          <w:rPr>
            <w:rStyle w:val="Hyperlink"/>
            <w:noProof/>
          </w:rPr>
          <w:t>Process components</w:t>
        </w:r>
        <w:r w:rsidRPr="0098077A">
          <w:rPr>
            <w:noProof/>
            <w:webHidden/>
          </w:rPr>
          <w:tab/>
        </w:r>
        <w:r w:rsidRPr="0098077A">
          <w:rPr>
            <w:noProof/>
            <w:webHidden/>
          </w:rPr>
          <w:fldChar w:fldCharType="begin"/>
        </w:r>
        <w:r w:rsidRPr="0098077A">
          <w:rPr>
            <w:noProof/>
            <w:webHidden/>
          </w:rPr>
          <w:instrText xml:space="preserve"> PAGEREF _Toc159048144 \h </w:instrText>
        </w:r>
        <w:r w:rsidRPr="0098077A">
          <w:rPr>
            <w:noProof/>
            <w:webHidden/>
          </w:rPr>
        </w:r>
        <w:r w:rsidRPr="0098077A">
          <w:rPr>
            <w:noProof/>
            <w:webHidden/>
          </w:rPr>
          <w:fldChar w:fldCharType="separate"/>
        </w:r>
        <w:r w:rsidRPr="0098077A">
          <w:rPr>
            <w:noProof/>
            <w:webHidden/>
          </w:rPr>
          <w:t>22</w:t>
        </w:r>
        <w:r w:rsidRPr="0098077A">
          <w:rPr>
            <w:noProof/>
            <w:webHidden/>
          </w:rPr>
          <w:fldChar w:fldCharType="end"/>
        </w:r>
      </w:hyperlink>
    </w:p>
    <w:p w14:paraId="2F5611F2" w14:textId="77777777" w:rsidR="0098077A" w:rsidRPr="0098077A" w:rsidRDefault="0098077A" w:rsidP="0098077A">
      <w:pPr>
        <w:pStyle w:val="TOC2"/>
        <w:rPr>
          <w:rFonts w:asciiTheme="minorHAnsi" w:eastAsiaTheme="minorEastAsia" w:hAnsiTheme="minorHAnsi" w:cstheme="minorBidi"/>
          <w:noProof/>
        </w:rPr>
      </w:pPr>
      <w:hyperlink w:anchor="_Toc159048145" w:history="1">
        <w:r w:rsidRPr="0098077A">
          <w:rPr>
            <w:rStyle w:val="Hyperlink"/>
            <w:rFonts w:ascii="Cambria" w:hAnsi="Cambria"/>
            <w:noProof/>
            <w:lang w:val="fr-FR"/>
          </w:rPr>
          <w:t>5.3</w:t>
        </w:r>
        <w:r w:rsidRPr="0098077A">
          <w:rPr>
            <w:rFonts w:asciiTheme="minorHAnsi" w:eastAsiaTheme="minorEastAsia" w:hAnsiTheme="minorHAnsi" w:cstheme="minorBidi"/>
            <w:noProof/>
          </w:rPr>
          <w:tab/>
        </w:r>
        <w:r w:rsidRPr="0098077A">
          <w:rPr>
            <w:rStyle w:val="Hyperlink"/>
            <w:noProof/>
            <w:lang w:val="fr-FR"/>
          </w:rPr>
          <w:t>Communication components (user-computer interaction)</w:t>
        </w:r>
        <w:r w:rsidRPr="0098077A">
          <w:rPr>
            <w:noProof/>
            <w:webHidden/>
          </w:rPr>
          <w:tab/>
        </w:r>
        <w:r w:rsidRPr="0098077A">
          <w:rPr>
            <w:noProof/>
            <w:webHidden/>
          </w:rPr>
          <w:fldChar w:fldCharType="begin"/>
        </w:r>
        <w:r w:rsidRPr="0098077A">
          <w:rPr>
            <w:noProof/>
            <w:webHidden/>
          </w:rPr>
          <w:instrText xml:space="preserve"> PAGEREF _Toc159048145 \h </w:instrText>
        </w:r>
        <w:r w:rsidRPr="0098077A">
          <w:rPr>
            <w:noProof/>
            <w:webHidden/>
          </w:rPr>
        </w:r>
        <w:r w:rsidRPr="0098077A">
          <w:rPr>
            <w:noProof/>
            <w:webHidden/>
          </w:rPr>
          <w:fldChar w:fldCharType="separate"/>
        </w:r>
        <w:r w:rsidRPr="0098077A">
          <w:rPr>
            <w:noProof/>
            <w:webHidden/>
          </w:rPr>
          <w:t>23</w:t>
        </w:r>
        <w:r w:rsidRPr="0098077A">
          <w:rPr>
            <w:noProof/>
            <w:webHidden/>
          </w:rPr>
          <w:fldChar w:fldCharType="end"/>
        </w:r>
      </w:hyperlink>
    </w:p>
    <w:p w14:paraId="13FB48E2" w14:textId="77777777" w:rsidR="0098077A" w:rsidRPr="0098077A" w:rsidRDefault="0098077A" w:rsidP="0098077A">
      <w:pPr>
        <w:pStyle w:val="TOC2"/>
        <w:rPr>
          <w:rFonts w:asciiTheme="minorHAnsi" w:eastAsiaTheme="minorEastAsia" w:hAnsiTheme="minorHAnsi" w:cstheme="minorBidi"/>
          <w:noProof/>
        </w:rPr>
      </w:pPr>
      <w:hyperlink w:anchor="_Toc159048146" w:history="1">
        <w:r w:rsidRPr="0098077A">
          <w:rPr>
            <w:rStyle w:val="Hyperlink"/>
            <w:rFonts w:ascii="Cambria" w:hAnsi="Cambria"/>
            <w:noProof/>
          </w:rPr>
          <w:t>5.4</w:t>
        </w:r>
        <w:r w:rsidRPr="0098077A">
          <w:rPr>
            <w:rFonts w:asciiTheme="minorHAnsi" w:eastAsiaTheme="minorEastAsia" w:hAnsiTheme="minorHAnsi" w:cstheme="minorBidi"/>
            <w:noProof/>
          </w:rPr>
          <w:tab/>
        </w:r>
        <w:r w:rsidRPr="0098077A">
          <w:rPr>
            <w:rStyle w:val="Hyperlink"/>
            <w:noProof/>
          </w:rPr>
          <w:t>Interactions</w:t>
        </w:r>
        <w:r w:rsidRPr="0098077A">
          <w:rPr>
            <w:noProof/>
            <w:webHidden/>
          </w:rPr>
          <w:tab/>
        </w:r>
        <w:r w:rsidRPr="0098077A">
          <w:rPr>
            <w:noProof/>
            <w:webHidden/>
          </w:rPr>
          <w:fldChar w:fldCharType="begin"/>
        </w:r>
        <w:r w:rsidRPr="0098077A">
          <w:rPr>
            <w:noProof/>
            <w:webHidden/>
          </w:rPr>
          <w:instrText xml:space="preserve"> PAGEREF _Toc159048146 \h </w:instrText>
        </w:r>
        <w:r w:rsidRPr="0098077A">
          <w:rPr>
            <w:noProof/>
            <w:webHidden/>
          </w:rPr>
        </w:r>
        <w:r w:rsidRPr="0098077A">
          <w:rPr>
            <w:noProof/>
            <w:webHidden/>
          </w:rPr>
          <w:fldChar w:fldCharType="separate"/>
        </w:r>
        <w:r w:rsidRPr="0098077A">
          <w:rPr>
            <w:noProof/>
            <w:webHidden/>
          </w:rPr>
          <w:t>23</w:t>
        </w:r>
        <w:r w:rsidRPr="0098077A">
          <w:rPr>
            <w:noProof/>
            <w:webHidden/>
          </w:rPr>
          <w:fldChar w:fldCharType="end"/>
        </w:r>
      </w:hyperlink>
    </w:p>
    <w:p w14:paraId="2A27C305" w14:textId="77777777" w:rsidR="0098077A" w:rsidRPr="0098077A" w:rsidRDefault="0098077A" w:rsidP="0098077A">
      <w:pPr>
        <w:pStyle w:val="TOC3"/>
        <w:rPr>
          <w:rFonts w:asciiTheme="minorHAnsi" w:eastAsiaTheme="minorEastAsia" w:hAnsiTheme="minorHAnsi" w:cstheme="minorBidi"/>
        </w:rPr>
      </w:pPr>
      <w:hyperlink w:anchor="_Toc159048147" w:history="1">
        <w:r w:rsidRPr="0098077A">
          <w:rPr>
            <w:rStyle w:val="Hyperlink"/>
          </w:rPr>
          <w:t>5.4.1</w:t>
        </w:r>
        <w:r w:rsidRPr="0098077A">
          <w:rPr>
            <w:rFonts w:asciiTheme="minorHAnsi" w:eastAsiaTheme="minorEastAsia" w:hAnsiTheme="minorHAnsi" w:cstheme="minorBidi"/>
          </w:rPr>
          <w:tab/>
        </w:r>
        <w:r w:rsidRPr="0098077A">
          <w:rPr>
            <w:rStyle w:val="Hyperlink"/>
          </w:rPr>
          <w:t>State diagram</w:t>
        </w:r>
        <w:r w:rsidRPr="0098077A">
          <w:rPr>
            <w:webHidden/>
          </w:rPr>
          <w:tab/>
        </w:r>
        <w:r w:rsidRPr="0098077A">
          <w:rPr>
            <w:webHidden/>
          </w:rPr>
          <w:fldChar w:fldCharType="begin"/>
        </w:r>
        <w:r w:rsidRPr="0098077A">
          <w:rPr>
            <w:webHidden/>
          </w:rPr>
          <w:instrText xml:space="preserve"> PAGEREF _Toc159048147 \h </w:instrText>
        </w:r>
        <w:r w:rsidRPr="0098077A">
          <w:rPr>
            <w:webHidden/>
          </w:rPr>
        </w:r>
        <w:r w:rsidRPr="0098077A">
          <w:rPr>
            <w:webHidden/>
          </w:rPr>
          <w:fldChar w:fldCharType="separate"/>
        </w:r>
        <w:r w:rsidRPr="0098077A">
          <w:rPr>
            <w:webHidden/>
          </w:rPr>
          <w:t>23</w:t>
        </w:r>
        <w:r w:rsidRPr="0098077A">
          <w:rPr>
            <w:webHidden/>
          </w:rPr>
          <w:fldChar w:fldCharType="end"/>
        </w:r>
      </w:hyperlink>
    </w:p>
    <w:p w14:paraId="52716424" w14:textId="77777777" w:rsidR="0098077A" w:rsidRPr="0098077A" w:rsidRDefault="0098077A" w:rsidP="0098077A">
      <w:pPr>
        <w:pStyle w:val="TOC3"/>
        <w:rPr>
          <w:rFonts w:asciiTheme="minorHAnsi" w:eastAsiaTheme="minorEastAsia" w:hAnsiTheme="minorHAnsi" w:cstheme="minorBidi"/>
        </w:rPr>
      </w:pPr>
      <w:hyperlink w:anchor="_Toc159048148" w:history="1">
        <w:r w:rsidRPr="0098077A">
          <w:rPr>
            <w:rStyle w:val="Hyperlink"/>
          </w:rPr>
          <w:t>5.4.2</w:t>
        </w:r>
        <w:r w:rsidRPr="0098077A">
          <w:rPr>
            <w:rFonts w:asciiTheme="minorHAnsi" w:eastAsiaTheme="minorEastAsia" w:hAnsiTheme="minorHAnsi" w:cstheme="minorBidi"/>
          </w:rPr>
          <w:tab/>
        </w:r>
        <w:r w:rsidRPr="0098077A">
          <w:rPr>
            <w:rStyle w:val="Hyperlink"/>
          </w:rPr>
          <w:t>Design sequence diagram</w:t>
        </w:r>
        <w:r w:rsidRPr="0098077A">
          <w:rPr>
            <w:webHidden/>
          </w:rPr>
          <w:tab/>
        </w:r>
        <w:r w:rsidRPr="0098077A">
          <w:rPr>
            <w:webHidden/>
          </w:rPr>
          <w:fldChar w:fldCharType="begin"/>
        </w:r>
        <w:r w:rsidRPr="0098077A">
          <w:rPr>
            <w:webHidden/>
          </w:rPr>
          <w:instrText xml:space="preserve"> PAGEREF _Toc159048148 \h </w:instrText>
        </w:r>
        <w:r w:rsidRPr="0098077A">
          <w:rPr>
            <w:webHidden/>
          </w:rPr>
        </w:r>
        <w:r w:rsidRPr="0098077A">
          <w:rPr>
            <w:webHidden/>
          </w:rPr>
          <w:fldChar w:fldCharType="separate"/>
        </w:r>
        <w:r w:rsidRPr="0098077A">
          <w:rPr>
            <w:webHidden/>
          </w:rPr>
          <w:t>25</w:t>
        </w:r>
        <w:r w:rsidRPr="0098077A">
          <w:rPr>
            <w:webHidden/>
          </w:rPr>
          <w:fldChar w:fldCharType="end"/>
        </w:r>
      </w:hyperlink>
    </w:p>
    <w:p w14:paraId="631BA44C" w14:textId="77777777" w:rsidR="0098077A" w:rsidRPr="0098077A" w:rsidRDefault="0098077A" w:rsidP="0098077A">
      <w:pPr>
        <w:pStyle w:val="TOC2"/>
        <w:rPr>
          <w:rFonts w:asciiTheme="minorHAnsi" w:eastAsiaTheme="minorEastAsia" w:hAnsiTheme="minorHAnsi" w:cstheme="minorBidi"/>
          <w:noProof/>
        </w:rPr>
      </w:pPr>
      <w:hyperlink w:anchor="_Toc159048149" w:history="1">
        <w:r w:rsidRPr="0098077A">
          <w:rPr>
            <w:rStyle w:val="Hyperlink"/>
            <w:rFonts w:ascii="Cambria" w:hAnsi="Cambria"/>
            <w:noProof/>
          </w:rPr>
          <w:t>5.5</w:t>
        </w:r>
        <w:r w:rsidRPr="0098077A">
          <w:rPr>
            <w:rFonts w:asciiTheme="minorHAnsi" w:eastAsiaTheme="minorEastAsia" w:hAnsiTheme="minorHAnsi" w:cstheme="minorBidi"/>
            <w:noProof/>
          </w:rPr>
          <w:tab/>
        </w:r>
        <w:r w:rsidRPr="0098077A">
          <w:rPr>
            <w:rStyle w:val="Hyperlink"/>
            <w:noProof/>
          </w:rPr>
          <w:t>S</w:t>
        </w:r>
        <w:r w:rsidRPr="0098077A">
          <w:rPr>
            <w:rStyle w:val="Hyperlink"/>
            <w:noProof/>
            <w:lang w:val="en-US"/>
          </w:rPr>
          <w:t>ystem Architecture</w:t>
        </w:r>
        <w:r w:rsidRPr="0098077A">
          <w:rPr>
            <w:noProof/>
            <w:webHidden/>
          </w:rPr>
          <w:tab/>
        </w:r>
        <w:r w:rsidRPr="0098077A">
          <w:rPr>
            <w:noProof/>
            <w:webHidden/>
          </w:rPr>
          <w:fldChar w:fldCharType="begin"/>
        </w:r>
        <w:r w:rsidRPr="0098077A">
          <w:rPr>
            <w:noProof/>
            <w:webHidden/>
          </w:rPr>
          <w:instrText xml:space="preserve"> PAGEREF _Toc159048149 \h </w:instrText>
        </w:r>
        <w:r w:rsidRPr="0098077A">
          <w:rPr>
            <w:noProof/>
            <w:webHidden/>
          </w:rPr>
        </w:r>
        <w:r w:rsidRPr="0098077A">
          <w:rPr>
            <w:noProof/>
            <w:webHidden/>
          </w:rPr>
          <w:fldChar w:fldCharType="separate"/>
        </w:r>
        <w:r w:rsidRPr="0098077A">
          <w:rPr>
            <w:noProof/>
            <w:webHidden/>
          </w:rPr>
          <w:t>25</w:t>
        </w:r>
        <w:r w:rsidRPr="0098077A">
          <w:rPr>
            <w:noProof/>
            <w:webHidden/>
          </w:rPr>
          <w:fldChar w:fldCharType="end"/>
        </w:r>
      </w:hyperlink>
    </w:p>
    <w:p w14:paraId="367AF50A" w14:textId="77777777" w:rsidR="0098077A" w:rsidRPr="0098077A" w:rsidRDefault="0098077A" w:rsidP="0098077A">
      <w:pPr>
        <w:pStyle w:val="TOC1"/>
        <w:rPr>
          <w:rFonts w:asciiTheme="minorHAnsi" w:eastAsiaTheme="minorEastAsia" w:hAnsiTheme="minorHAnsi" w:cstheme="minorBidi"/>
          <w:b w:val="0"/>
          <w:bCs w:val="0"/>
          <w:noProof/>
          <w:sz w:val="22"/>
          <w:szCs w:val="22"/>
        </w:rPr>
      </w:pPr>
      <w:hyperlink w:anchor="_Toc159048150" w:history="1">
        <w:r w:rsidRPr="0098077A">
          <w:rPr>
            <w:rStyle w:val="Hyperlink"/>
            <w:noProof/>
          </w:rPr>
          <w:t>6</w:t>
        </w:r>
        <w:r w:rsidRPr="0098077A">
          <w:rPr>
            <w:rFonts w:asciiTheme="minorHAnsi" w:eastAsiaTheme="minorEastAsia" w:hAnsiTheme="minorHAnsi" w:cstheme="minorBidi"/>
            <w:b w:val="0"/>
            <w:bCs w:val="0"/>
            <w:noProof/>
            <w:sz w:val="22"/>
            <w:szCs w:val="22"/>
          </w:rPr>
          <w:tab/>
        </w:r>
        <w:r w:rsidRPr="0098077A">
          <w:rPr>
            <w:rStyle w:val="Hyperlink"/>
            <w:noProof/>
          </w:rPr>
          <w:t>IMPLEMENTATION</w:t>
        </w:r>
        <w:r w:rsidRPr="0098077A">
          <w:rPr>
            <w:noProof/>
            <w:webHidden/>
          </w:rPr>
          <w:tab/>
        </w:r>
        <w:r w:rsidRPr="0098077A">
          <w:rPr>
            <w:noProof/>
            <w:webHidden/>
          </w:rPr>
          <w:fldChar w:fldCharType="begin"/>
        </w:r>
        <w:r w:rsidRPr="0098077A">
          <w:rPr>
            <w:noProof/>
            <w:webHidden/>
          </w:rPr>
          <w:instrText xml:space="preserve"> PAGEREF _Toc159048150 \h </w:instrText>
        </w:r>
        <w:r w:rsidRPr="0098077A">
          <w:rPr>
            <w:noProof/>
            <w:webHidden/>
          </w:rPr>
        </w:r>
        <w:r w:rsidRPr="0098077A">
          <w:rPr>
            <w:noProof/>
            <w:webHidden/>
          </w:rPr>
          <w:fldChar w:fldCharType="separate"/>
        </w:r>
        <w:r w:rsidRPr="0098077A">
          <w:rPr>
            <w:noProof/>
            <w:webHidden/>
          </w:rPr>
          <w:t>27</w:t>
        </w:r>
        <w:r w:rsidRPr="0098077A">
          <w:rPr>
            <w:noProof/>
            <w:webHidden/>
          </w:rPr>
          <w:fldChar w:fldCharType="end"/>
        </w:r>
      </w:hyperlink>
    </w:p>
    <w:p w14:paraId="26175D05" w14:textId="77777777" w:rsidR="0098077A" w:rsidRPr="0098077A" w:rsidRDefault="0098077A" w:rsidP="0098077A">
      <w:pPr>
        <w:pStyle w:val="TOC2"/>
        <w:rPr>
          <w:rFonts w:asciiTheme="minorHAnsi" w:eastAsiaTheme="minorEastAsia" w:hAnsiTheme="minorHAnsi" w:cstheme="minorBidi"/>
          <w:noProof/>
        </w:rPr>
      </w:pPr>
      <w:hyperlink w:anchor="_Toc159048151" w:history="1">
        <w:r w:rsidRPr="0098077A">
          <w:rPr>
            <w:rStyle w:val="Hyperlink"/>
            <w:rFonts w:ascii="Cambria" w:hAnsi="Cambria"/>
            <w:noProof/>
          </w:rPr>
          <w:t>6.1</w:t>
        </w:r>
        <w:r w:rsidRPr="0098077A">
          <w:rPr>
            <w:rFonts w:asciiTheme="minorHAnsi" w:eastAsiaTheme="minorEastAsia" w:hAnsiTheme="minorHAnsi" w:cstheme="minorBidi"/>
            <w:noProof/>
          </w:rPr>
          <w:tab/>
        </w:r>
        <w:r w:rsidRPr="0098077A">
          <w:rPr>
            <w:rStyle w:val="Hyperlink"/>
            <w:noProof/>
          </w:rPr>
          <w:t>Algorithm Design</w:t>
        </w:r>
        <w:r w:rsidRPr="0098077A">
          <w:rPr>
            <w:noProof/>
            <w:webHidden/>
          </w:rPr>
          <w:tab/>
        </w:r>
        <w:r w:rsidRPr="0098077A">
          <w:rPr>
            <w:noProof/>
            <w:webHidden/>
          </w:rPr>
          <w:fldChar w:fldCharType="begin"/>
        </w:r>
        <w:r w:rsidRPr="0098077A">
          <w:rPr>
            <w:noProof/>
            <w:webHidden/>
          </w:rPr>
          <w:instrText xml:space="preserve"> PAGEREF _Toc159048151 \h </w:instrText>
        </w:r>
        <w:r w:rsidRPr="0098077A">
          <w:rPr>
            <w:noProof/>
            <w:webHidden/>
          </w:rPr>
        </w:r>
        <w:r w:rsidRPr="0098077A">
          <w:rPr>
            <w:noProof/>
            <w:webHidden/>
          </w:rPr>
          <w:fldChar w:fldCharType="separate"/>
        </w:r>
        <w:r w:rsidRPr="0098077A">
          <w:rPr>
            <w:noProof/>
            <w:webHidden/>
          </w:rPr>
          <w:t>27</w:t>
        </w:r>
        <w:r w:rsidRPr="0098077A">
          <w:rPr>
            <w:noProof/>
            <w:webHidden/>
          </w:rPr>
          <w:fldChar w:fldCharType="end"/>
        </w:r>
      </w:hyperlink>
    </w:p>
    <w:p w14:paraId="6958613B" w14:textId="77777777" w:rsidR="0098077A" w:rsidRPr="0098077A" w:rsidRDefault="0098077A" w:rsidP="0098077A">
      <w:pPr>
        <w:pStyle w:val="TOC2"/>
        <w:rPr>
          <w:rFonts w:asciiTheme="minorHAnsi" w:eastAsiaTheme="minorEastAsia" w:hAnsiTheme="minorHAnsi" w:cstheme="minorBidi"/>
          <w:noProof/>
        </w:rPr>
      </w:pPr>
      <w:hyperlink w:anchor="_Toc159048152" w:history="1">
        <w:r w:rsidRPr="0098077A">
          <w:rPr>
            <w:rStyle w:val="Hyperlink"/>
            <w:rFonts w:ascii="Cambria" w:hAnsi="Cambria"/>
            <w:noProof/>
          </w:rPr>
          <w:t>6.2</w:t>
        </w:r>
        <w:r w:rsidRPr="0098077A">
          <w:rPr>
            <w:rFonts w:asciiTheme="minorHAnsi" w:eastAsiaTheme="minorEastAsia" w:hAnsiTheme="minorHAnsi" w:cstheme="minorBidi"/>
            <w:noProof/>
          </w:rPr>
          <w:tab/>
        </w:r>
        <w:r w:rsidRPr="0098077A">
          <w:rPr>
            <w:rStyle w:val="Hyperlink"/>
            <w:noProof/>
          </w:rPr>
          <w:t>Interfaces</w:t>
        </w:r>
        <w:r w:rsidRPr="0098077A">
          <w:rPr>
            <w:noProof/>
            <w:webHidden/>
          </w:rPr>
          <w:tab/>
        </w:r>
        <w:r w:rsidRPr="0098077A">
          <w:rPr>
            <w:noProof/>
            <w:webHidden/>
          </w:rPr>
          <w:fldChar w:fldCharType="begin"/>
        </w:r>
        <w:r w:rsidRPr="0098077A">
          <w:rPr>
            <w:noProof/>
            <w:webHidden/>
          </w:rPr>
          <w:instrText xml:space="preserve"> PAGEREF _Toc159048152 \h </w:instrText>
        </w:r>
        <w:r w:rsidRPr="0098077A">
          <w:rPr>
            <w:noProof/>
            <w:webHidden/>
          </w:rPr>
        </w:r>
        <w:r w:rsidRPr="0098077A">
          <w:rPr>
            <w:noProof/>
            <w:webHidden/>
          </w:rPr>
          <w:fldChar w:fldCharType="separate"/>
        </w:r>
        <w:r w:rsidRPr="0098077A">
          <w:rPr>
            <w:noProof/>
            <w:webHidden/>
          </w:rPr>
          <w:t>27</w:t>
        </w:r>
        <w:r w:rsidRPr="0098077A">
          <w:rPr>
            <w:noProof/>
            <w:webHidden/>
          </w:rPr>
          <w:fldChar w:fldCharType="end"/>
        </w:r>
      </w:hyperlink>
    </w:p>
    <w:p w14:paraId="7E96FB28" w14:textId="77777777" w:rsidR="0098077A" w:rsidRPr="0098077A" w:rsidRDefault="0098077A" w:rsidP="0098077A">
      <w:pPr>
        <w:pStyle w:val="TOC2"/>
        <w:rPr>
          <w:rFonts w:asciiTheme="minorHAnsi" w:eastAsiaTheme="minorEastAsia" w:hAnsiTheme="minorHAnsi" w:cstheme="minorBidi"/>
          <w:noProof/>
        </w:rPr>
      </w:pPr>
      <w:hyperlink w:anchor="_Toc159048153" w:history="1">
        <w:r w:rsidRPr="0098077A">
          <w:rPr>
            <w:rStyle w:val="Hyperlink"/>
            <w:rFonts w:ascii="Cambria" w:hAnsi="Cambria"/>
            <w:noProof/>
          </w:rPr>
          <w:t>6.3</w:t>
        </w:r>
        <w:r w:rsidRPr="0098077A">
          <w:rPr>
            <w:rFonts w:asciiTheme="minorHAnsi" w:eastAsiaTheme="minorEastAsia" w:hAnsiTheme="minorHAnsi" w:cstheme="minorBidi"/>
            <w:noProof/>
          </w:rPr>
          <w:tab/>
        </w:r>
        <w:r w:rsidRPr="0098077A">
          <w:rPr>
            <w:rStyle w:val="Hyperlink"/>
            <w:noProof/>
          </w:rPr>
          <w:t>Development environment</w:t>
        </w:r>
        <w:r w:rsidRPr="0098077A">
          <w:rPr>
            <w:noProof/>
            <w:webHidden/>
          </w:rPr>
          <w:tab/>
        </w:r>
        <w:r w:rsidRPr="0098077A">
          <w:rPr>
            <w:noProof/>
            <w:webHidden/>
          </w:rPr>
          <w:fldChar w:fldCharType="begin"/>
        </w:r>
        <w:r w:rsidRPr="0098077A">
          <w:rPr>
            <w:noProof/>
            <w:webHidden/>
          </w:rPr>
          <w:instrText xml:space="preserve"> PAGEREF _Toc159048153 \h </w:instrText>
        </w:r>
        <w:r w:rsidRPr="0098077A">
          <w:rPr>
            <w:noProof/>
            <w:webHidden/>
          </w:rPr>
        </w:r>
        <w:r w:rsidRPr="0098077A">
          <w:rPr>
            <w:noProof/>
            <w:webHidden/>
          </w:rPr>
          <w:fldChar w:fldCharType="separate"/>
        </w:r>
        <w:r w:rsidRPr="0098077A">
          <w:rPr>
            <w:noProof/>
            <w:webHidden/>
          </w:rPr>
          <w:t>31</w:t>
        </w:r>
        <w:r w:rsidRPr="0098077A">
          <w:rPr>
            <w:noProof/>
            <w:webHidden/>
          </w:rPr>
          <w:fldChar w:fldCharType="end"/>
        </w:r>
      </w:hyperlink>
    </w:p>
    <w:p w14:paraId="012E2EDD" w14:textId="77777777" w:rsidR="0098077A" w:rsidRPr="0098077A" w:rsidRDefault="0098077A" w:rsidP="0098077A">
      <w:pPr>
        <w:pStyle w:val="TOC2"/>
        <w:rPr>
          <w:rFonts w:asciiTheme="minorHAnsi" w:eastAsiaTheme="minorEastAsia" w:hAnsiTheme="minorHAnsi" w:cstheme="minorBidi"/>
          <w:noProof/>
        </w:rPr>
      </w:pPr>
      <w:hyperlink w:anchor="_Toc159048154" w:history="1">
        <w:r w:rsidRPr="0098077A">
          <w:rPr>
            <w:rStyle w:val="Hyperlink"/>
            <w:rFonts w:ascii="Cambria" w:hAnsi="Cambria"/>
            <w:noProof/>
          </w:rPr>
          <w:t>6.4</w:t>
        </w:r>
        <w:r w:rsidRPr="0098077A">
          <w:rPr>
            <w:rFonts w:asciiTheme="minorHAnsi" w:eastAsiaTheme="minorEastAsia" w:hAnsiTheme="minorHAnsi" w:cstheme="minorBidi"/>
            <w:noProof/>
          </w:rPr>
          <w:tab/>
        </w:r>
        <w:r w:rsidRPr="0098077A">
          <w:rPr>
            <w:rStyle w:val="Hyperlink"/>
            <w:noProof/>
          </w:rPr>
          <w:t>Programming languages</w:t>
        </w:r>
        <w:r w:rsidRPr="0098077A">
          <w:rPr>
            <w:noProof/>
            <w:webHidden/>
          </w:rPr>
          <w:tab/>
        </w:r>
        <w:r w:rsidRPr="0098077A">
          <w:rPr>
            <w:noProof/>
            <w:webHidden/>
          </w:rPr>
          <w:fldChar w:fldCharType="begin"/>
        </w:r>
        <w:r w:rsidRPr="0098077A">
          <w:rPr>
            <w:noProof/>
            <w:webHidden/>
          </w:rPr>
          <w:instrText xml:space="preserve"> PAGEREF _Toc159048154 \h </w:instrText>
        </w:r>
        <w:r w:rsidRPr="0098077A">
          <w:rPr>
            <w:noProof/>
            <w:webHidden/>
          </w:rPr>
        </w:r>
        <w:r w:rsidRPr="0098077A">
          <w:rPr>
            <w:noProof/>
            <w:webHidden/>
          </w:rPr>
          <w:fldChar w:fldCharType="separate"/>
        </w:r>
        <w:r w:rsidRPr="0098077A">
          <w:rPr>
            <w:noProof/>
            <w:webHidden/>
          </w:rPr>
          <w:t>32</w:t>
        </w:r>
        <w:r w:rsidRPr="0098077A">
          <w:rPr>
            <w:noProof/>
            <w:webHidden/>
          </w:rPr>
          <w:fldChar w:fldCharType="end"/>
        </w:r>
      </w:hyperlink>
    </w:p>
    <w:p w14:paraId="63C8752D" w14:textId="77777777" w:rsidR="0098077A" w:rsidRPr="0098077A" w:rsidRDefault="0098077A" w:rsidP="0098077A">
      <w:pPr>
        <w:pStyle w:val="TOC2"/>
        <w:rPr>
          <w:rFonts w:asciiTheme="minorHAnsi" w:eastAsiaTheme="minorEastAsia" w:hAnsiTheme="minorHAnsi" w:cstheme="minorBidi"/>
          <w:noProof/>
        </w:rPr>
      </w:pPr>
      <w:hyperlink w:anchor="_Toc159048155" w:history="1">
        <w:r w:rsidRPr="0098077A">
          <w:rPr>
            <w:rStyle w:val="Hyperlink"/>
            <w:rFonts w:ascii="Cambria" w:hAnsi="Cambria"/>
            <w:noProof/>
          </w:rPr>
          <w:t>6.5</w:t>
        </w:r>
        <w:r w:rsidRPr="0098077A">
          <w:rPr>
            <w:rFonts w:asciiTheme="minorHAnsi" w:eastAsiaTheme="minorEastAsia" w:hAnsiTheme="minorHAnsi" w:cstheme="minorBidi"/>
            <w:noProof/>
          </w:rPr>
          <w:tab/>
        </w:r>
        <w:r w:rsidRPr="0098077A">
          <w:rPr>
            <w:rStyle w:val="Hyperlink"/>
            <w:noProof/>
            <w:shd w:val="clear" w:color="auto" w:fill="FFFFFF"/>
          </w:rPr>
          <w:t>Risk Management</w:t>
        </w:r>
        <w:r w:rsidRPr="0098077A">
          <w:rPr>
            <w:noProof/>
            <w:webHidden/>
          </w:rPr>
          <w:tab/>
        </w:r>
        <w:r w:rsidRPr="0098077A">
          <w:rPr>
            <w:noProof/>
            <w:webHidden/>
          </w:rPr>
          <w:fldChar w:fldCharType="begin"/>
        </w:r>
        <w:r w:rsidRPr="0098077A">
          <w:rPr>
            <w:noProof/>
            <w:webHidden/>
          </w:rPr>
          <w:instrText xml:space="preserve"> PAGEREF _Toc159048155 \h </w:instrText>
        </w:r>
        <w:r w:rsidRPr="0098077A">
          <w:rPr>
            <w:noProof/>
            <w:webHidden/>
          </w:rPr>
        </w:r>
        <w:r w:rsidRPr="0098077A">
          <w:rPr>
            <w:noProof/>
            <w:webHidden/>
          </w:rPr>
          <w:fldChar w:fldCharType="separate"/>
        </w:r>
        <w:r w:rsidRPr="0098077A">
          <w:rPr>
            <w:noProof/>
            <w:webHidden/>
          </w:rPr>
          <w:t>32</w:t>
        </w:r>
        <w:r w:rsidRPr="0098077A">
          <w:rPr>
            <w:noProof/>
            <w:webHidden/>
          </w:rPr>
          <w:fldChar w:fldCharType="end"/>
        </w:r>
      </w:hyperlink>
    </w:p>
    <w:p w14:paraId="1C443597" w14:textId="77777777" w:rsidR="0098077A" w:rsidRPr="0098077A" w:rsidRDefault="0098077A" w:rsidP="0098077A">
      <w:pPr>
        <w:pStyle w:val="TOC2"/>
        <w:rPr>
          <w:rFonts w:asciiTheme="minorHAnsi" w:eastAsiaTheme="minorEastAsia" w:hAnsiTheme="minorHAnsi" w:cstheme="minorBidi"/>
          <w:noProof/>
        </w:rPr>
      </w:pPr>
      <w:hyperlink w:anchor="_Toc159048156" w:history="1">
        <w:r w:rsidRPr="0098077A">
          <w:rPr>
            <w:rStyle w:val="Hyperlink"/>
            <w:rFonts w:ascii="Cambria" w:hAnsi="Cambria"/>
            <w:noProof/>
          </w:rPr>
          <w:t>6.6</w:t>
        </w:r>
        <w:r w:rsidRPr="0098077A">
          <w:rPr>
            <w:rFonts w:asciiTheme="minorHAnsi" w:eastAsiaTheme="minorEastAsia" w:hAnsiTheme="minorHAnsi" w:cstheme="minorBidi"/>
            <w:noProof/>
          </w:rPr>
          <w:tab/>
        </w:r>
        <w:r w:rsidRPr="0098077A">
          <w:rPr>
            <w:rStyle w:val="Hyperlink"/>
            <w:noProof/>
            <w:shd w:val="clear" w:color="auto" w:fill="FFFFFF"/>
          </w:rPr>
          <w:t>Exceptions Management</w:t>
        </w:r>
        <w:r w:rsidRPr="0098077A">
          <w:rPr>
            <w:noProof/>
            <w:webHidden/>
          </w:rPr>
          <w:tab/>
        </w:r>
        <w:r w:rsidRPr="0098077A">
          <w:rPr>
            <w:noProof/>
            <w:webHidden/>
          </w:rPr>
          <w:fldChar w:fldCharType="begin"/>
        </w:r>
        <w:r w:rsidRPr="0098077A">
          <w:rPr>
            <w:noProof/>
            <w:webHidden/>
          </w:rPr>
          <w:instrText xml:space="preserve"> PAGEREF _Toc159048156 \h </w:instrText>
        </w:r>
        <w:r w:rsidRPr="0098077A">
          <w:rPr>
            <w:noProof/>
            <w:webHidden/>
          </w:rPr>
        </w:r>
        <w:r w:rsidRPr="0098077A">
          <w:rPr>
            <w:noProof/>
            <w:webHidden/>
          </w:rPr>
          <w:fldChar w:fldCharType="separate"/>
        </w:r>
        <w:r w:rsidRPr="0098077A">
          <w:rPr>
            <w:noProof/>
            <w:webHidden/>
          </w:rPr>
          <w:t>32</w:t>
        </w:r>
        <w:r w:rsidRPr="0098077A">
          <w:rPr>
            <w:noProof/>
            <w:webHidden/>
          </w:rPr>
          <w:fldChar w:fldCharType="end"/>
        </w:r>
      </w:hyperlink>
    </w:p>
    <w:p w14:paraId="7FC8928E" w14:textId="77777777" w:rsidR="0098077A" w:rsidRPr="0098077A" w:rsidRDefault="0098077A" w:rsidP="0098077A">
      <w:pPr>
        <w:pStyle w:val="TOC2"/>
        <w:rPr>
          <w:rFonts w:asciiTheme="minorHAnsi" w:eastAsiaTheme="minorEastAsia" w:hAnsiTheme="minorHAnsi" w:cstheme="minorBidi"/>
          <w:noProof/>
        </w:rPr>
      </w:pPr>
      <w:hyperlink w:anchor="_Toc159048157" w:history="1">
        <w:r w:rsidRPr="0098077A">
          <w:rPr>
            <w:rStyle w:val="Hyperlink"/>
            <w:rFonts w:ascii="Cambria" w:hAnsi="Cambria"/>
            <w:noProof/>
          </w:rPr>
          <w:t>6.7</w:t>
        </w:r>
        <w:r w:rsidRPr="0098077A">
          <w:rPr>
            <w:rFonts w:asciiTheme="minorHAnsi" w:eastAsiaTheme="minorEastAsia" w:hAnsiTheme="minorHAnsi" w:cstheme="minorBidi"/>
            <w:noProof/>
          </w:rPr>
          <w:tab/>
        </w:r>
        <w:r w:rsidRPr="0098077A">
          <w:rPr>
            <w:rStyle w:val="Hyperlink"/>
            <w:noProof/>
            <w:shd w:val="clear" w:color="auto" w:fill="FFFFFF"/>
          </w:rPr>
          <w:t>Versions Control</w:t>
        </w:r>
        <w:r w:rsidRPr="0098077A">
          <w:rPr>
            <w:noProof/>
            <w:webHidden/>
          </w:rPr>
          <w:tab/>
        </w:r>
        <w:r w:rsidRPr="0098077A">
          <w:rPr>
            <w:noProof/>
            <w:webHidden/>
          </w:rPr>
          <w:fldChar w:fldCharType="begin"/>
        </w:r>
        <w:r w:rsidRPr="0098077A">
          <w:rPr>
            <w:noProof/>
            <w:webHidden/>
          </w:rPr>
          <w:instrText xml:space="preserve"> PAGEREF _Toc159048157 \h </w:instrText>
        </w:r>
        <w:r w:rsidRPr="0098077A">
          <w:rPr>
            <w:noProof/>
            <w:webHidden/>
          </w:rPr>
        </w:r>
        <w:r w:rsidRPr="0098077A">
          <w:rPr>
            <w:noProof/>
            <w:webHidden/>
          </w:rPr>
          <w:fldChar w:fldCharType="separate"/>
        </w:r>
        <w:r w:rsidRPr="0098077A">
          <w:rPr>
            <w:noProof/>
            <w:webHidden/>
          </w:rPr>
          <w:t>32</w:t>
        </w:r>
        <w:r w:rsidRPr="0098077A">
          <w:rPr>
            <w:noProof/>
            <w:webHidden/>
          </w:rPr>
          <w:fldChar w:fldCharType="end"/>
        </w:r>
      </w:hyperlink>
    </w:p>
    <w:p w14:paraId="4CAB5456" w14:textId="77777777" w:rsidR="0098077A" w:rsidRPr="0098077A" w:rsidRDefault="0098077A" w:rsidP="0098077A">
      <w:pPr>
        <w:pStyle w:val="TOC2"/>
        <w:rPr>
          <w:rFonts w:asciiTheme="minorHAnsi" w:eastAsiaTheme="minorEastAsia" w:hAnsiTheme="minorHAnsi" w:cstheme="minorBidi"/>
          <w:noProof/>
        </w:rPr>
      </w:pPr>
      <w:hyperlink w:anchor="_Toc159048158" w:history="1">
        <w:r w:rsidRPr="0098077A">
          <w:rPr>
            <w:rStyle w:val="Hyperlink"/>
            <w:rFonts w:ascii="Cambria" w:hAnsi="Cambria"/>
            <w:noProof/>
          </w:rPr>
          <w:t>6.8</w:t>
        </w:r>
        <w:r w:rsidRPr="0098077A">
          <w:rPr>
            <w:rFonts w:asciiTheme="minorHAnsi" w:eastAsiaTheme="minorEastAsia" w:hAnsiTheme="minorHAnsi" w:cstheme="minorBidi"/>
            <w:noProof/>
          </w:rPr>
          <w:tab/>
        </w:r>
        <w:r w:rsidRPr="0098077A">
          <w:rPr>
            <w:rStyle w:val="Hyperlink"/>
            <w:noProof/>
            <w:shd w:val="clear" w:color="auto" w:fill="FFFFFF"/>
          </w:rPr>
          <w:t>Project Management</w:t>
        </w:r>
        <w:r w:rsidRPr="0098077A">
          <w:rPr>
            <w:noProof/>
            <w:webHidden/>
          </w:rPr>
          <w:tab/>
        </w:r>
        <w:r w:rsidRPr="0098077A">
          <w:rPr>
            <w:noProof/>
            <w:webHidden/>
          </w:rPr>
          <w:fldChar w:fldCharType="begin"/>
        </w:r>
        <w:r w:rsidRPr="0098077A">
          <w:rPr>
            <w:noProof/>
            <w:webHidden/>
          </w:rPr>
          <w:instrText xml:space="preserve"> PAGEREF _Toc159048158 \h </w:instrText>
        </w:r>
        <w:r w:rsidRPr="0098077A">
          <w:rPr>
            <w:noProof/>
            <w:webHidden/>
          </w:rPr>
        </w:r>
        <w:r w:rsidRPr="0098077A">
          <w:rPr>
            <w:noProof/>
            <w:webHidden/>
          </w:rPr>
          <w:fldChar w:fldCharType="separate"/>
        </w:r>
        <w:r w:rsidRPr="0098077A">
          <w:rPr>
            <w:noProof/>
            <w:webHidden/>
          </w:rPr>
          <w:t>32</w:t>
        </w:r>
        <w:r w:rsidRPr="0098077A">
          <w:rPr>
            <w:noProof/>
            <w:webHidden/>
          </w:rPr>
          <w:fldChar w:fldCharType="end"/>
        </w:r>
      </w:hyperlink>
    </w:p>
    <w:p w14:paraId="63CF3FBB" w14:textId="77777777" w:rsidR="0098077A" w:rsidRPr="0098077A" w:rsidRDefault="0098077A" w:rsidP="0098077A">
      <w:pPr>
        <w:pStyle w:val="TOC2"/>
        <w:rPr>
          <w:rFonts w:asciiTheme="minorHAnsi" w:eastAsiaTheme="minorEastAsia" w:hAnsiTheme="minorHAnsi" w:cstheme="minorBidi"/>
          <w:noProof/>
        </w:rPr>
      </w:pPr>
      <w:hyperlink w:anchor="_Toc159048159" w:history="1">
        <w:r w:rsidRPr="0098077A">
          <w:rPr>
            <w:rStyle w:val="Hyperlink"/>
            <w:rFonts w:ascii="Cambria" w:hAnsi="Cambria"/>
            <w:noProof/>
          </w:rPr>
          <w:t>6.9</w:t>
        </w:r>
        <w:r w:rsidRPr="0098077A">
          <w:rPr>
            <w:rFonts w:asciiTheme="minorHAnsi" w:eastAsiaTheme="minorEastAsia" w:hAnsiTheme="minorHAnsi" w:cstheme="minorBidi"/>
            <w:noProof/>
          </w:rPr>
          <w:tab/>
        </w:r>
        <w:r w:rsidRPr="0098077A">
          <w:rPr>
            <w:rStyle w:val="Hyperlink"/>
            <w:noProof/>
            <w:shd w:val="clear" w:color="auto" w:fill="FFFFFF"/>
          </w:rPr>
          <w:t>Code</w:t>
        </w:r>
        <w:r w:rsidRPr="0098077A">
          <w:rPr>
            <w:noProof/>
            <w:webHidden/>
          </w:rPr>
          <w:tab/>
        </w:r>
        <w:r w:rsidRPr="0098077A">
          <w:rPr>
            <w:noProof/>
            <w:webHidden/>
          </w:rPr>
          <w:fldChar w:fldCharType="begin"/>
        </w:r>
        <w:r w:rsidRPr="0098077A">
          <w:rPr>
            <w:noProof/>
            <w:webHidden/>
          </w:rPr>
          <w:instrText xml:space="preserve"> PAGEREF _Toc159048159 \h </w:instrText>
        </w:r>
        <w:r w:rsidRPr="0098077A">
          <w:rPr>
            <w:noProof/>
            <w:webHidden/>
          </w:rPr>
        </w:r>
        <w:r w:rsidRPr="0098077A">
          <w:rPr>
            <w:noProof/>
            <w:webHidden/>
          </w:rPr>
          <w:fldChar w:fldCharType="separate"/>
        </w:r>
        <w:r w:rsidRPr="0098077A">
          <w:rPr>
            <w:noProof/>
            <w:webHidden/>
          </w:rPr>
          <w:t>33</w:t>
        </w:r>
        <w:r w:rsidRPr="0098077A">
          <w:rPr>
            <w:noProof/>
            <w:webHidden/>
          </w:rPr>
          <w:fldChar w:fldCharType="end"/>
        </w:r>
      </w:hyperlink>
    </w:p>
    <w:p w14:paraId="20CCD6A1" w14:textId="77777777" w:rsidR="0098077A" w:rsidRPr="0098077A" w:rsidRDefault="0098077A" w:rsidP="0098077A">
      <w:pPr>
        <w:pStyle w:val="TOC1"/>
        <w:rPr>
          <w:rFonts w:asciiTheme="minorHAnsi" w:eastAsiaTheme="minorEastAsia" w:hAnsiTheme="minorHAnsi" w:cstheme="minorBidi"/>
          <w:b w:val="0"/>
          <w:bCs w:val="0"/>
          <w:noProof/>
          <w:sz w:val="22"/>
          <w:szCs w:val="22"/>
        </w:rPr>
      </w:pPr>
      <w:hyperlink w:anchor="_Toc159048160" w:history="1">
        <w:r w:rsidRPr="0098077A">
          <w:rPr>
            <w:rStyle w:val="Hyperlink"/>
            <w:noProof/>
          </w:rPr>
          <w:t>7</w:t>
        </w:r>
        <w:r w:rsidRPr="0098077A">
          <w:rPr>
            <w:rFonts w:asciiTheme="minorHAnsi" w:eastAsiaTheme="minorEastAsia" w:hAnsiTheme="minorHAnsi" w:cstheme="minorBidi"/>
            <w:b w:val="0"/>
            <w:bCs w:val="0"/>
            <w:noProof/>
            <w:sz w:val="22"/>
            <w:szCs w:val="22"/>
          </w:rPr>
          <w:tab/>
        </w:r>
        <w:r w:rsidRPr="0098077A">
          <w:rPr>
            <w:rStyle w:val="Hyperlink"/>
            <w:noProof/>
          </w:rPr>
          <w:t>SYSTEM VALIDATION</w:t>
        </w:r>
        <w:r w:rsidRPr="0098077A">
          <w:rPr>
            <w:noProof/>
            <w:webHidden/>
          </w:rPr>
          <w:tab/>
        </w:r>
        <w:r w:rsidRPr="0098077A">
          <w:rPr>
            <w:noProof/>
            <w:webHidden/>
          </w:rPr>
          <w:fldChar w:fldCharType="begin"/>
        </w:r>
        <w:r w:rsidRPr="0098077A">
          <w:rPr>
            <w:noProof/>
            <w:webHidden/>
          </w:rPr>
          <w:instrText xml:space="preserve"> PAGEREF _Toc159048160 \h </w:instrText>
        </w:r>
        <w:r w:rsidRPr="0098077A">
          <w:rPr>
            <w:noProof/>
            <w:webHidden/>
          </w:rPr>
        </w:r>
        <w:r w:rsidRPr="0098077A">
          <w:rPr>
            <w:noProof/>
            <w:webHidden/>
          </w:rPr>
          <w:fldChar w:fldCharType="separate"/>
        </w:r>
        <w:r w:rsidRPr="0098077A">
          <w:rPr>
            <w:noProof/>
            <w:webHidden/>
          </w:rPr>
          <w:t>34</w:t>
        </w:r>
        <w:r w:rsidRPr="0098077A">
          <w:rPr>
            <w:noProof/>
            <w:webHidden/>
          </w:rPr>
          <w:fldChar w:fldCharType="end"/>
        </w:r>
      </w:hyperlink>
    </w:p>
    <w:p w14:paraId="6D52B554" w14:textId="77777777" w:rsidR="0098077A" w:rsidRPr="0098077A" w:rsidRDefault="0098077A" w:rsidP="0098077A">
      <w:pPr>
        <w:pStyle w:val="TOC1"/>
        <w:rPr>
          <w:rFonts w:asciiTheme="minorHAnsi" w:eastAsiaTheme="minorEastAsia" w:hAnsiTheme="minorHAnsi" w:cstheme="minorBidi"/>
          <w:b w:val="0"/>
          <w:bCs w:val="0"/>
          <w:noProof/>
          <w:sz w:val="22"/>
          <w:szCs w:val="22"/>
        </w:rPr>
      </w:pPr>
      <w:hyperlink w:anchor="_Toc159048161" w:history="1">
        <w:r w:rsidRPr="0098077A">
          <w:rPr>
            <w:rStyle w:val="Hyperlink"/>
            <w:noProof/>
          </w:rPr>
          <w:t>8</w:t>
        </w:r>
        <w:r w:rsidRPr="0098077A">
          <w:rPr>
            <w:rFonts w:asciiTheme="minorHAnsi" w:eastAsiaTheme="minorEastAsia" w:hAnsiTheme="minorHAnsi" w:cstheme="minorBidi"/>
            <w:b w:val="0"/>
            <w:bCs w:val="0"/>
            <w:noProof/>
            <w:sz w:val="22"/>
            <w:szCs w:val="22"/>
          </w:rPr>
          <w:tab/>
        </w:r>
        <w:r w:rsidRPr="0098077A">
          <w:rPr>
            <w:rStyle w:val="Hyperlink"/>
            <w:noProof/>
          </w:rPr>
          <w:t>SUMMARY, EVALUATION, CONCLUSIONS AND FUTURE WORK</w:t>
        </w:r>
        <w:r w:rsidRPr="0098077A">
          <w:rPr>
            <w:noProof/>
            <w:webHidden/>
          </w:rPr>
          <w:tab/>
        </w:r>
        <w:r w:rsidRPr="0098077A">
          <w:rPr>
            <w:noProof/>
            <w:webHidden/>
          </w:rPr>
          <w:fldChar w:fldCharType="begin"/>
        </w:r>
        <w:r w:rsidRPr="0098077A">
          <w:rPr>
            <w:noProof/>
            <w:webHidden/>
          </w:rPr>
          <w:instrText xml:space="preserve"> PAGEREF _Toc159048161 \h </w:instrText>
        </w:r>
        <w:r w:rsidRPr="0098077A">
          <w:rPr>
            <w:noProof/>
            <w:webHidden/>
          </w:rPr>
        </w:r>
        <w:r w:rsidRPr="0098077A">
          <w:rPr>
            <w:noProof/>
            <w:webHidden/>
          </w:rPr>
          <w:fldChar w:fldCharType="separate"/>
        </w:r>
        <w:r w:rsidRPr="0098077A">
          <w:rPr>
            <w:noProof/>
            <w:webHidden/>
          </w:rPr>
          <w:t>35</w:t>
        </w:r>
        <w:r w:rsidRPr="0098077A">
          <w:rPr>
            <w:noProof/>
            <w:webHidden/>
          </w:rPr>
          <w:fldChar w:fldCharType="end"/>
        </w:r>
      </w:hyperlink>
    </w:p>
    <w:p w14:paraId="1903455D" w14:textId="77777777" w:rsidR="0098077A" w:rsidRPr="0098077A" w:rsidRDefault="0098077A" w:rsidP="0098077A">
      <w:pPr>
        <w:pStyle w:val="TOC2"/>
        <w:rPr>
          <w:rFonts w:asciiTheme="minorHAnsi" w:eastAsiaTheme="minorEastAsia" w:hAnsiTheme="minorHAnsi" w:cstheme="minorBidi"/>
          <w:noProof/>
        </w:rPr>
      </w:pPr>
      <w:hyperlink w:anchor="_Toc159048162" w:history="1">
        <w:r w:rsidRPr="0098077A">
          <w:rPr>
            <w:rStyle w:val="Hyperlink"/>
            <w:rFonts w:ascii="Cambria" w:hAnsi="Cambria"/>
            <w:noProof/>
          </w:rPr>
          <w:t>8.1</w:t>
        </w:r>
        <w:r w:rsidRPr="0098077A">
          <w:rPr>
            <w:rFonts w:asciiTheme="minorHAnsi" w:eastAsiaTheme="minorEastAsia" w:hAnsiTheme="minorHAnsi" w:cstheme="minorBidi"/>
            <w:noProof/>
          </w:rPr>
          <w:tab/>
        </w:r>
        <w:r w:rsidRPr="0098077A">
          <w:rPr>
            <w:rStyle w:val="Hyperlink"/>
            <w:noProof/>
          </w:rPr>
          <w:t>Summary</w:t>
        </w:r>
        <w:r w:rsidRPr="0098077A">
          <w:rPr>
            <w:noProof/>
            <w:webHidden/>
          </w:rPr>
          <w:tab/>
        </w:r>
        <w:r w:rsidRPr="0098077A">
          <w:rPr>
            <w:noProof/>
            <w:webHidden/>
          </w:rPr>
          <w:fldChar w:fldCharType="begin"/>
        </w:r>
        <w:r w:rsidRPr="0098077A">
          <w:rPr>
            <w:noProof/>
            <w:webHidden/>
          </w:rPr>
          <w:instrText xml:space="preserve"> PAGEREF _Toc159048162 \h </w:instrText>
        </w:r>
        <w:r w:rsidRPr="0098077A">
          <w:rPr>
            <w:noProof/>
            <w:webHidden/>
          </w:rPr>
        </w:r>
        <w:r w:rsidRPr="0098077A">
          <w:rPr>
            <w:noProof/>
            <w:webHidden/>
          </w:rPr>
          <w:fldChar w:fldCharType="separate"/>
        </w:r>
        <w:r w:rsidRPr="0098077A">
          <w:rPr>
            <w:noProof/>
            <w:webHidden/>
          </w:rPr>
          <w:t>35</w:t>
        </w:r>
        <w:r w:rsidRPr="0098077A">
          <w:rPr>
            <w:noProof/>
            <w:webHidden/>
          </w:rPr>
          <w:fldChar w:fldCharType="end"/>
        </w:r>
      </w:hyperlink>
    </w:p>
    <w:p w14:paraId="2D88BF5A" w14:textId="77777777" w:rsidR="0098077A" w:rsidRPr="0098077A" w:rsidRDefault="0098077A" w:rsidP="0098077A">
      <w:pPr>
        <w:pStyle w:val="TOC2"/>
        <w:rPr>
          <w:rFonts w:asciiTheme="minorHAnsi" w:eastAsiaTheme="minorEastAsia" w:hAnsiTheme="minorHAnsi" w:cstheme="minorBidi"/>
          <w:noProof/>
        </w:rPr>
      </w:pPr>
      <w:hyperlink w:anchor="_Toc159048163" w:history="1">
        <w:r w:rsidRPr="0098077A">
          <w:rPr>
            <w:rStyle w:val="Hyperlink"/>
            <w:rFonts w:ascii="Cambria" w:hAnsi="Cambria"/>
            <w:noProof/>
          </w:rPr>
          <w:t>8.2</w:t>
        </w:r>
        <w:r w:rsidRPr="0098077A">
          <w:rPr>
            <w:rFonts w:asciiTheme="minorHAnsi" w:eastAsiaTheme="minorEastAsia" w:hAnsiTheme="minorHAnsi" w:cstheme="minorBidi"/>
            <w:noProof/>
          </w:rPr>
          <w:tab/>
        </w:r>
        <w:r w:rsidRPr="0098077A">
          <w:rPr>
            <w:rStyle w:val="Hyperlink"/>
            <w:noProof/>
          </w:rPr>
          <w:t>Evaluation and conclusions</w:t>
        </w:r>
        <w:r w:rsidRPr="0098077A">
          <w:rPr>
            <w:noProof/>
            <w:webHidden/>
          </w:rPr>
          <w:tab/>
        </w:r>
        <w:r w:rsidRPr="0098077A">
          <w:rPr>
            <w:noProof/>
            <w:webHidden/>
          </w:rPr>
          <w:fldChar w:fldCharType="begin"/>
        </w:r>
        <w:r w:rsidRPr="0098077A">
          <w:rPr>
            <w:noProof/>
            <w:webHidden/>
          </w:rPr>
          <w:instrText xml:space="preserve"> PAGEREF _Toc159048163 \h </w:instrText>
        </w:r>
        <w:r w:rsidRPr="0098077A">
          <w:rPr>
            <w:noProof/>
            <w:webHidden/>
          </w:rPr>
        </w:r>
        <w:r w:rsidRPr="0098077A">
          <w:rPr>
            <w:noProof/>
            <w:webHidden/>
          </w:rPr>
          <w:fldChar w:fldCharType="separate"/>
        </w:r>
        <w:r w:rsidRPr="0098077A">
          <w:rPr>
            <w:noProof/>
            <w:webHidden/>
          </w:rPr>
          <w:t>35</w:t>
        </w:r>
        <w:r w:rsidRPr="0098077A">
          <w:rPr>
            <w:noProof/>
            <w:webHidden/>
          </w:rPr>
          <w:fldChar w:fldCharType="end"/>
        </w:r>
      </w:hyperlink>
    </w:p>
    <w:p w14:paraId="7221ACDE" w14:textId="77777777" w:rsidR="0098077A" w:rsidRPr="0098077A" w:rsidRDefault="0098077A" w:rsidP="0098077A">
      <w:pPr>
        <w:pStyle w:val="TOC2"/>
        <w:rPr>
          <w:rFonts w:asciiTheme="minorHAnsi" w:eastAsiaTheme="minorEastAsia" w:hAnsiTheme="minorHAnsi" w:cstheme="minorBidi"/>
          <w:noProof/>
        </w:rPr>
      </w:pPr>
      <w:hyperlink w:anchor="_Toc159048164" w:history="1">
        <w:r w:rsidRPr="0098077A">
          <w:rPr>
            <w:rStyle w:val="Hyperlink"/>
            <w:rFonts w:ascii="Cambria" w:hAnsi="Cambria"/>
            <w:noProof/>
          </w:rPr>
          <w:t>8.3</w:t>
        </w:r>
        <w:r w:rsidRPr="0098077A">
          <w:rPr>
            <w:rFonts w:asciiTheme="minorHAnsi" w:eastAsiaTheme="minorEastAsia" w:hAnsiTheme="minorHAnsi" w:cstheme="minorBidi"/>
            <w:noProof/>
          </w:rPr>
          <w:tab/>
        </w:r>
        <w:r w:rsidRPr="0098077A">
          <w:rPr>
            <w:rStyle w:val="Hyperlink"/>
            <w:noProof/>
          </w:rPr>
          <w:t>Future work</w:t>
        </w:r>
        <w:r w:rsidRPr="0098077A">
          <w:rPr>
            <w:noProof/>
            <w:webHidden/>
          </w:rPr>
          <w:tab/>
        </w:r>
        <w:r w:rsidRPr="0098077A">
          <w:rPr>
            <w:noProof/>
            <w:webHidden/>
          </w:rPr>
          <w:fldChar w:fldCharType="begin"/>
        </w:r>
        <w:r w:rsidRPr="0098077A">
          <w:rPr>
            <w:noProof/>
            <w:webHidden/>
          </w:rPr>
          <w:instrText xml:space="preserve"> PAGEREF _Toc159048164 \h </w:instrText>
        </w:r>
        <w:r w:rsidRPr="0098077A">
          <w:rPr>
            <w:noProof/>
            <w:webHidden/>
          </w:rPr>
        </w:r>
        <w:r w:rsidRPr="0098077A">
          <w:rPr>
            <w:noProof/>
            <w:webHidden/>
          </w:rPr>
          <w:fldChar w:fldCharType="separate"/>
        </w:r>
        <w:r w:rsidRPr="0098077A">
          <w:rPr>
            <w:noProof/>
            <w:webHidden/>
          </w:rPr>
          <w:t>35</w:t>
        </w:r>
        <w:r w:rsidRPr="0098077A">
          <w:rPr>
            <w:noProof/>
            <w:webHidden/>
          </w:rPr>
          <w:fldChar w:fldCharType="end"/>
        </w:r>
      </w:hyperlink>
    </w:p>
    <w:p w14:paraId="10F1C44D" w14:textId="77777777" w:rsidR="0098077A" w:rsidRPr="0098077A" w:rsidRDefault="0098077A" w:rsidP="0098077A">
      <w:pPr>
        <w:pStyle w:val="TOC1"/>
        <w:rPr>
          <w:rFonts w:asciiTheme="minorHAnsi" w:eastAsiaTheme="minorEastAsia" w:hAnsiTheme="minorHAnsi" w:cstheme="minorBidi"/>
          <w:b w:val="0"/>
          <w:bCs w:val="0"/>
          <w:noProof/>
          <w:sz w:val="22"/>
          <w:szCs w:val="22"/>
        </w:rPr>
      </w:pPr>
      <w:hyperlink w:anchor="_Toc159048165" w:history="1">
        <w:r w:rsidRPr="0098077A">
          <w:rPr>
            <w:rStyle w:val="Hyperlink"/>
            <w:noProof/>
          </w:rPr>
          <w:t>9</w:t>
        </w:r>
        <w:r w:rsidRPr="0098077A">
          <w:rPr>
            <w:rFonts w:asciiTheme="minorHAnsi" w:eastAsiaTheme="minorEastAsia" w:hAnsiTheme="minorHAnsi" w:cstheme="minorBidi"/>
            <w:b w:val="0"/>
            <w:bCs w:val="0"/>
            <w:noProof/>
            <w:sz w:val="22"/>
            <w:szCs w:val="22"/>
          </w:rPr>
          <w:tab/>
        </w:r>
        <w:r w:rsidRPr="0098077A">
          <w:rPr>
            <w:rStyle w:val="Hyperlink"/>
            <w:noProof/>
          </w:rPr>
          <w:t>REFERENCES</w:t>
        </w:r>
        <w:r w:rsidRPr="0098077A">
          <w:rPr>
            <w:noProof/>
            <w:webHidden/>
          </w:rPr>
          <w:tab/>
        </w:r>
        <w:r w:rsidRPr="0098077A">
          <w:rPr>
            <w:noProof/>
            <w:webHidden/>
          </w:rPr>
          <w:fldChar w:fldCharType="begin"/>
        </w:r>
        <w:r w:rsidRPr="0098077A">
          <w:rPr>
            <w:noProof/>
            <w:webHidden/>
          </w:rPr>
          <w:instrText xml:space="preserve"> PAGEREF _Toc159048165 \h </w:instrText>
        </w:r>
        <w:r w:rsidRPr="0098077A">
          <w:rPr>
            <w:noProof/>
            <w:webHidden/>
          </w:rPr>
        </w:r>
        <w:r w:rsidRPr="0098077A">
          <w:rPr>
            <w:noProof/>
            <w:webHidden/>
          </w:rPr>
          <w:fldChar w:fldCharType="separate"/>
        </w:r>
        <w:r w:rsidRPr="0098077A">
          <w:rPr>
            <w:noProof/>
            <w:webHidden/>
          </w:rPr>
          <w:t>37</w:t>
        </w:r>
        <w:r w:rsidRPr="0098077A">
          <w:rPr>
            <w:noProof/>
            <w:webHidden/>
          </w:rPr>
          <w:fldChar w:fldCharType="end"/>
        </w:r>
      </w:hyperlink>
    </w:p>
    <w:p w14:paraId="260476FF" w14:textId="77777777" w:rsidR="0098077A" w:rsidRPr="0098077A" w:rsidRDefault="0098077A" w:rsidP="0098077A">
      <w:pPr>
        <w:pStyle w:val="TOC1"/>
        <w:rPr>
          <w:rFonts w:asciiTheme="minorHAnsi" w:eastAsiaTheme="minorEastAsia" w:hAnsiTheme="minorHAnsi" w:cstheme="minorBidi"/>
          <w:b w:val="0"/>
          <w:bCs w:val="0"/>
          <w:noProof/>
          <w:sz w:val="22"/>
          <w:szCs w:val="22"/>
        </w:rPr>
      </w:pPr>
      <w:hyperlink w:anchor="_Toc159048166" w:history="1">
        <w:r w:rsidRPr="0098077A">
          <w:rPr>
            <w:rStyle w:val="Hyperlink"/>
            <w:noProof/>
          </w:rPr>
          <w:t>10</w:t>
        </w:r>
        <w:r w:rsidRPr="0098077A">
          <w:rPr>
            <w:rFonts w:asciiTheme="minorHAnsi" w:eastAsiaTheme="minorEastAsia" w:hAnsiTheme="minorHAnsi" w:cstheme="minorBidi"/>
            <w:b w:val="0"/>
            <w:bCs w:val="0"/>
            <w:noProof/>
            <w:sz w:val="22"/>
            <w:szCs w:val="22"/>
          </w:rPr>
          <w:tab/>
        </w:r>
        <w:r w:rsidRPr="0098077A">
          <w:rPr>
            <w:rStyle w:val="Hyperlink"/>
            <w:noProof/>
          </w:rPr>
          <w:t>APPENDIX A: Background material</w:t>
        </w:r>
        <w:r w:rsidRPr="0098077A">
          <w:rPr>
            <w:noProof/>
            <w:webHidden/>
          </w:rPr>
          <w:tab/>
        </w:r>
        <w:r w:rsidRPr="0098077A">
          <w:rPr>
            <w:noProof/>
            <w:webHidden/>
          </w:rPr>
          <w:fldChar w:fldCharType="begin"/>
        </w:r>
        <w:r w:rsidRPr="0098077A">
          <w:rPr>
            <w:noProof/>
            <w:webHidden/>
          </w:rPr>
          <w:instrText xml:space="preserve"> PAGEREF _Toc159048166 \h </w:instrText>
        </w:r>
        <w:r w:rsidRPr="0098077A">
          <w:rPr>
            <w:noProof/>
            <w:webHidden/>
          </w:rPr>
        </w:r>
        <w:r w:rsidRPr="0098077A">
          <w:rPr>
            <w:noProof/>
            <w:webHidden/>
          </w:rPr>
          <w:fldChar w:fldCharType="separate"/>
        </w:r>
        <w:r w:rsidRPr="0098077A">
          <w:rPr>
            <w:noProof/>
            <w:webHidden/>
          </w:rPr>
          <w:t>38</w:t>
        </w:r>
        <w:r w:rsidRPr="0098077A">
          <w:rPr>
            <w:noProof/>
            <w:webHidden/>
          </w:rPr>
          <w:fldChar w:fldCharType="end"/>
        </w:r>
      </w:hyperlink>
    </w:p>
    <w:p w14:paraId="26896F87" w14:textId="1455D0E2" w:rsidR="0098077A" w:rsidRPr="00083603" w:rsidRDefault="0098077A" w:rsidP="0098077A">
      <w:r w:rsidRPr="0098077A">
        <w:fldChar w:fldCharType="end"/>
      </w:r>
    </w:p>
    <w:p w14:paraId="17919B68" w14:textId="77777777" w:rsidR="0098077A" w:rsidRDefault="0098077A"/>
    <w:p w14:paraId="52D28660" w14:textId="77777777" w:rsidR="0098077A" w:rsidRDefault="0098077A"/>
    <w:p w14:paraId="6CF4C2BD" w14:textId="77777777" w:rsidR="0098077A" w:rsidRDefault="0098077A"/>
    <w:p w14:paraId="13D244F0" w14:textId="77777777" w:rsidR="0098077A" w:rsidRDefault="0098077A"/>
    <w:p w14:paraId="3FDC7497" w14:textId="77777777" w:rsidR="0098077A" w:rsidRDefault="0098077A"/>
    <w:p w14:paraId="2D12C224" w14:textId="77777777" w:rsidR="0098077A" w:rsidRDefault="0098077A"/>
    <w:p w14:paraId="1C27B887" w14:textId="77777777" w:rsidR="0098077A" w:rsidRDefault="0098077A"/>
    <w:p w14:paraId="0FDD0935" w14:textId="77777777" w:rsidR="0098077A" w:rsidRDefault="0098077A"/>
    <w:p w14:paraId="5D459BB3" w14:textId="77777777" w:rsidR="0098077A" w:rsidRDefault="0098077A"/>
    <w:p w14:paraId="219115AD" w14:textId="77777777" w:rsidR="0098077A" w:rsidRDefault="0098077A"/>
    <w:p w14:paraId="563D7F78" w14:textId="77777777" w:rsidR="0098077A" w:rsidRDefault="0098077A"/>
    <w:p w14:paraId="757FBB8E" w14:textId="77777777" w:rsidR="0098077A" w:rsidRDefault="0098077A"/>
    <w:p w14:paraId="2164CAFD" w14:textId="77777777" w:rsidR="0098077A" w:rsidRDefault="0098077A"/>
    <w:p w14:paraId="5C0AB158" w14:textId="77777777" w:rsidR="0098077A" w:rsidRDefault="0098077A"/>
    <w:p w14:paraId="0B565A5D" w14:textId="77777777" w:rsidR="0098077A" w:rsidRDefault="0098077A"/>
    <w:p w14:paraId="3503DF36" w14:textId="77777777" w:rsidR="0098077A" w:rsidRDefault="0098077A"/>
    <w:p w14:paraId="691BEA76" w14:textId="77777777" w:rsidR="0098077A" w:rsidRDefault="0098077A"/>
    <w:p w14:paraId="373B867E" w14:textId="77777777" w:rsidR="0098077A" w:rsidRDefault="0098077A"/>
    <w:p w14:paraId="76876D26" w14:textId="77777777" w:rsidR="0098077A" w:rsidRDefault="0098077A"/>
    <w:p w14:paraId="1770193D" w14:textId="77777777" w:rsidR="0098077A" w:rsidRDefault="0098077A"/>
    <w:p w14:paraId="00AD986F" w14:textId="77777777" w:rsidR="0098077A" w:rsidRDefault="0098077A"/>
    <w:p w14:paraId="68A826A3" w14:textId="77777777" w:rsidR="0098077A" w:rsidRDefault="0098077A"/>
    <w:p w14:paraId="2B4CEF3E" w14:textId="77777777" w:rsidR="0098077A" w:rsidRDefault="0098077A"/>
    <w:p w14:paraId="55A69B7F" w14:textId="77777777" w:rsidR="0098077A" w:rsidRDefault="0098077A"/>
    <w:p w14:paraId="151887C1" w14:textId="77777777" w:rsidR="0098077A" w:rsidRDefault="0098077A"/>
    <w:p w14:paraId="0F9A888F" w14:textId="77777777" w:rsidR="0098077A" w:rsidRDefault="0098077A"/>
    <w:p w14:paraId="58D20D7D" w14:textId="77777777" w:rsidR="0098077A" w:rsidRDefault="0098077A"/>
    <w:p w14:paraId="2B9FA2FD" w14:textId="77777777" w:rsidR="0098077A" w:rsidRDefault="0098077A"/>
    <w:p w14:paraId="7D406EA5" w14:textId="77777777" w:rsidR="0098077A" w:rsidRDefault="0098077A"/>
    <w:p w14:paraId="0B0FDA20" w14:textId="77777777" w:rsidR="0098077A" w:rsidRDefault="0098077A"/>
    <w:p w14:paraId="1228A9F1" w14:textId="77777777" w:rsidR="0098077A" w:rsidRDefault="0098077A"/>
    <w:p w14:paraId="177EC7DB" w14:textId="77777777" w:rsidR="0098077A" w:rsidRDefault="0098077A"/>
    <w:p w14:paraId="44908F7D" w14:textId="77777777" w:rsidR="0098077A" w:rsidRDefault="0098077A"/>
    <w:p w14:paraId="652B57A5" w14:textId="77777777" w:rsidR="0098077A" w:rsidRDefault="0098077A"/>
    <w:p w14:paraId="66385A0C" w14:textId="77777777" w:rsidR="0098077A" w:rsidRDefault="0098077A"/>
    <w:p w14:paraId="1FD52187" w14:textId="77777777" w:rsidR="0098077A" w:rsidRDefault="0098077A"/>
    <w:p w14:paraId="1CA85C1D" w14:textId="77777777" w:rsidR="0098077A" w:rsidRDefault="0098077A" w:rsidP="0098077A">
      <w:pPr>
        <w:pStyle w:val="Heading1"/>
        <w:ind w:left="360" w:hanging="360"/>
      </w:pPr>
    </w:p>
    <w:p w14:paraId="6F4424E4" w14:textId="7C52DF7B" w:rsidR="002305EA" w:rsidRDefault="0098077A" w:rsidP="002305EA">
      <w:pPr>
        <w:pStyle w:val="Heading1"/>
        <w:numPr>
          <w:ilvl w:val="0"/>
          <w:numId w:val="44"/>
        </w:numPr>
        <w:rPr>
          <w:rFonts w:ascii="Cambria" w:hAnsi="Cambria"/>
          <w:sz w:val="32"/>
          <w:szCs w:val="32"/>
        </w:rPr>
      </w:pPr>
      <w:r w:rsidRPr="006651CE">
        <w:rPr>
          <w:rFonts w:ascii="Cambria" w:hAnsi="Cambria"/>
          <w:sz w:val="32"/>
          <w:szCs w:val="32"/>
        </w:rPr>
        <w:t>INTRODUCTION</w:t>
      </w:r>
    </w:p>
    <w:p w14:paraId="4DE0F4EE" w14:textId="77777777" w:rsidR="002305EA" w:rsidRPr="002305EA" w:rsidRDefault="002305EA" w:rsidP="002305EA"/>
    <w:p w14:paraId="7355E423" w14:textId="01AB039C" w:rsidR="0098077A" w:rsidRPr="0098077A" w:rsidRDefault="0098077A" w:rsidP="0098077A">
      <w:pPr>
        <w:pStyle w:val="NormalWeb"/>
        <w:spacing w:before="0" w:beforeAutospacing="0" w:after="160" w:afterAutospacing="0"/>
        <w:ind w:left="360"/>
        <w:rPr>
          <w:rFonts w:ascii="David" w:hAnsi="David" w:cs="David"/>
          <w:color w:val="000000"/>
          <w:sz w:val="22"/>
          <w:szCs w:val="22"/>
          <w:rtl/>
        </w:rPr>
      </w:pPr>
      <w:bookmarkStart w:id="1" w:name="_Toc395548543"/>
      <w:bookmarkStart w:id="2" w:name="_Toc394313116"/>
      <w:bookmarkStart w:id="3" w:name="_Toc159048113"/>
      <w:r w:rsidRPr="0098077A">
        <w:rPr>
          <w:rFonts w:ascii="David" w:hAnsi="David" w:cs="David"/>
          <w:color w:val="000000"/>
          <w:sz w:val="22"/>
          <w:szCs w:val="22"/>
        </w:rPr>
        <w:t>Our system serves as a platform for finding housing solutions for evacuees and individuals left without shelter for short periods. The platform enables property owners to efficiently and easily publish their listings, providing users with an advanced search and filtering experience to quickly find the most suitable accommodation for them.</w:t>
      </w:r>
    </w:p>
    <w:p w14:paraId="2E03C03A" w14:textId="423AA0BC" w:rsidR="0098077A" w:rsidRDefault="0098077A" w:rsidP="0098077A">
      <w:pPr>
        <w:pStyle w:val="Heading2"/>
        <w:rPr>
          <w:rFonts w:ascii="Cambria" w:hAnsi="Cambria"/>
          <w:rtl/>
        </w:rPr>
      </w:pPr>
    </w:p>
    <w:p w14:paraId="25399099" w14:textId="44226E63" w:rsidR="0098077A" w:rsidRDefault="0098077A" w:rsidP="0098077A">
      <w:pPr>
        <w:pStyle w:val="Heading2"/>
        <w:numPr>
          <w:ilvl w:val="1"/>
          <w:numId w:val="44"/>
        </w:numPr>
        <w:rPr>
          <w:rFonts w:ascii="Cambria" w:hAnsi="Cambria"/>
          <w:sz w:val="28"/>
          <w:szCs w:val="28"/>
          <w:rtl/>
        </w:rPr>
      </w:pPr>
      <w:r w:rsidRPr="0098077A">
        <w:rPr>
          <w:rFonts w:ascii="Cambria" w:hAnsi="Cambria"/>
          <w:sz w:val="28"/>
          <w:szCs w:val="28"/>
        </w:rPr>
        <w:t>Problem Description</w:t>
      </w:r>
      <w:bookmarkEnd w:id="1"/>
      <w:bookmarkEnd w:id="2"/>
      <w:bookmarkEnd w:id="3"/>
    </w:p>
    <w:p w14:paraId="2BFDD6B3" w14:textId="488CD4D8" w:rsidR="0098077A" w:rsidRPr="0098077A" w:rsidRDefault="0098077A" w:rsidP="0098077A">
      <w:pPr>
        <w:pStyle w:val="ListParagraph"/>
        <w:ind w:left="410"/>
        <w:rPr>
          <w:rFonts w:ascii="David" w:hAnsi="David" w:cs="David"/>
          <w:rtl/>
        </w:rPr>
      </w:pPr>
      <w:r w:rsidRPr="0098077A">
        <w:rPr>
          <w:rFonts w:ascii="David" w:hAnsi="David" w:cs="David"/>
        </w:rPr>
        <w:t>Due to the war, many people have found themselves without shelter or displaced from their homes. Numerous property owners are eager to contribute to their community by renting out their properties as donations for those who have been displaced. This initiative allows property owners to extend a helping hand to those in need, providing temporary housing for those affected by the conflict.</w:t>
      </w:r>
    </w:p>
    <w:p w14:paraId="365891A8" w14:textId="77777777" w:rsidR="0098077A" w:rsidRPr="0098077A" w:rsidRDefault="0098077A" w:rsidP="0098077A">
      <w:pPr>
        <w:rPr>
          <w:rFonts w:hint="cs"/>
          <w:sz w:val="20"/>
          <w:szCs w:val="20"/>
          <w:rtl/>
        </w:rPr>
      </w:pPr>
    </w:p>
    <w:p w14:paraId="2949AF0D" w14:textId="0ACD4A23" w:rsidR="0098077A" w:rsidRDefault="0098077A" w:rsidP="0098077A">
      <w:pPr>
        <w:pStyle w:val="Heading2"/>
        <w:numPr>
          <w:ilvl w:val="1"/>
          <w:numId w:val="44"/>
        </w:numPr>
        <w:rPr>
          <w:rFonts w:ascii="Cambria" w:hAnsi="Cambria"/>
          <w:sz w:val="28"/>
          <w:szCs w:val="28"/>
        </w:rPr>
      </w:pPr>
      <w:bookmarkStart w:id="4" w:name="_Toc159048114"/>
      <w:bookmarkStart w:id="5" w:name="_Toc395548544"/>
      <w:bookmarkStart w:id="6" w:name="_Toc394313117"/>
      <w:r w:rsidRPr="0098077A">
        <w:rPr>
          <w:rFonts w:ascii="Cambria" w:hAnsi="Cambria"/>
          <w:sz w:val="28"/>
          <w:szCs w:val="28"/>
          <w:lang w:val="en-US"/>
        </w:rPr>
        <w:t>Home link</w:t>
      </w:r>
      <w:r w:rsidRPr="0098077A">
        <w:rPr>
          <w:rFonts w:ascii="Cambria" w:hAnsi="Cambria"/>
          <w:sz w:val="28"/>
          <w:szCs w:val="28"/>
        </w:rPr>
        <w:t xml:space="preserve"> Motivation</w:t>
      </w:r>
      <w:bookmarkEnd w:id="4"/>
    </w:p>
    <w:p w14:paraId="2C6CF0E9" w14:textId="2E1E94C7" w:rsidR="0098077A" w:rsidRPr="0098077A" w:rsidRDefault="0098077A" w:rsidP="0098077A">
      <w:pPr>
        <w:pStyle w:val="Heading2"/>
        <w:ind w:left="410"/>
        <w:rPr>
          <w:rFonts w:ascii="David" w:eastAsia="Calibri" w:hAnsi="David" w:cs="David"/>
          <w:color w:val="auto"/>
          <w:sz w:val="22"/>
          <w:szCs w:val="22"/>
        </w:rPr>
      </w:pPr>
      <w:r w:rsidRPr="0098077A">
        <w:rPr>
          <w:rFonts w:ascii="David" w:eastAsia="Calibri" w:hAnsi="David" w:cs="David"/>
          <w:color w:val="auto"/>
          <w:sz w:val="22"/>
          <w:szCs w:val="22"/>
        </w:rPr>
        <w:t xml:space="preserve">By offering their properties for rent as a contribution, these property owners aim to support the community and </w:t>
      </w:r>
      <w:proofErr w:type="gramStart"/>
      <w:r w:rsidRPr="0098077A">
        <w:rPr>
          <w:rFonts w:ascii="David" w:eastAsia="Calibri" w:hAnsi="David" w:cs="David"/>
          <w:color w:val="auto"/>
          <w:sz w:val="22"/>
          <w:szCs w:val="22"/>
        </w:rPr>
        <w:t>provide assistance</w:t>
      </w:r>
      <w:proofErr w:type="gramEnd"/>
      <w:r w:rsidRPr="0098077A">
        <w:rPr>
          <w:rFonts w:ascii="David" w:eastAsia="Calibri" w:hAnsi="David" w:cs="David"/>
          <w:color w:val="auto"/>
          <w:sz w:val="22"/>
          <w:szCs w:val="22"/>
        </w:rPr>
        <w:t xml:space="preserve"> in any way they can. This initiative not only provides shelter for those affected by the conflict but also strengthens the sense of community. </w:t>
      </w:r>
      <w:bookmarkEnd w:id="5"/>
      <w:bookmarkEnd w:id="6"/>
    </w:p>
    <w:p w14:paraId="6A62DE61" w14:textId="77777777" w:rsidR="0098077A" w:rsidRPr="0098077A" w:rsidRDefault="0098077A" w:rsidP="0098077A">
      <w:pPr>
        <w:rPr>
          <w:rFonts w:ascii="Cambria" w:hAnsi="Cambria"/>
          <w:sz w:val="20"/>
          <w:szCs w:val="20"/>
        </w:rPr>
      </w:pPr>
    </w:p>
    <w:p w14:paraId="6DFA10DE" w14:textId="41A53830" w:rsidR="0098077A" w:rsidRDefault="0098077A" w:rsidP="0098077A">
      <w:pPr>
        <w:pStyle w:val="Heading2"/>
        <w:numPr>
          <w:ilvl w:val="1"/>
          <w:numId w:val="44"/>
        </w:numPr>
        <w:rPr>
          <w:rFonts w:ascii="Cambria" w:hAnsi="Cambria"/>
          <w:sz w:val="28"/>
          <w:szCs w:val="28"/>
        </w:rPr>
      </w:pPr>
      <w:bookmarkStart w:id="7" w:name="_Toc159048115"/>
      <w:bookmarkStart w:id="8" w:name="_Toc426585958"/>
      <w:r w:rsidRPr="0098077A">
        <w:rPr>
          <w:rFonts w:ascii="Cambria" w:hAnsi="Cambria"/>
          <w:sz w:val="28"/>
          <w:szCs w:val="28"/>
        </w:rPr>
        <w:t>Home Link</w:t>
      </w:r>
      <w:r w:rsidRPr="0098077A">
        <w:rPr>
          <w:rFonts w:ascii="Cambria" w:hAnsi="Cambria"/>
          <w:sz w:val="28"/>
          <w:szCs w:val="28"/>
        </w:rPr>
        <w:t xml:space="preserve"> Goals</w:t>
      </w:r>
      <w:bookmarkEnd w:id="7"/>
    </w:p>
    <w:p w14:paraId="2F82163A" w14:textId="77777777" w:rsidR="008511C1" w:rsidRPr="008511C1" w:rsidRDefault="008511C1" w:rsidP="008511C1"/>
    <w:p w14:paraId="664A9688" w14:textId="3171DACC" w:rsidR="008511C1" w:rsidRDefault="008511C1" w:rsidP="008511C1">
      <w:pPr>
        <w:spacing w:after="160" w:line="259" w:lineRule="auto"/>
        <w:ind w:left="410"/>
        <w:jc w:val="left"/>
        <w:outlineLvl w:val="1"/>
        <w:rPr>
          <w:rFonts w:ascii="David" w:hAnsi="David" w:cs="David"/>
        </w:rPr>
      </w:pPr>
      <w:r w:rsidRPr="008511C1">
        <w:rPr>
          <w:rFonts w:ascii="David" w:hAnsi="David" w:cs="David"/>
        </w:rPr>
        <w:t>Facilitating a streamlined process for evacuees to secure temporary housing during times of crisis is essential. Creating a user-friendly platform that connects evacuees with available rental properties emphasizes ease of use for both property owners and those seeking shelter. Enhancing the search experience for evacuees by providing a fast and efficient platform that precisely matches their specific housing requirements is also crucial. Implementing advanced search and filtering mechanisms allows evacuees to quickly find accommodations tailored to their preferences, such as location, size, and amenities. Furthermore, fostering a sense of community and encouraging property owners to contribute to the well-being of evacuees through their rental properties is vital. Developing a competitive rating system incentivizes property owners to offer their spaces for short-term use, emphasizing community engagement and contribution.</w:t>
      </w:r>
    </w:p>
    <w:p w14:paraId="53193AB8" w14:textId="77665B0C" w:rsidR="0098077A" w:rsidRPr="0098077A" w:rsidRDefault="0098077A" w:rsidP="0098077A">
      <w:pPr>
        <w:rPr>
          <w:sz w:val="20"/>
          <w:szCs w:val="20"/>
        </w:rPr>
      </w:pPr>
    </w:p>
    <w:p w14:paraId="3E60765B" w14:textId="3D2E67AA" w:rsidR="0098077A" w:rsidRDefault="0098077A" w:rsidP="008511C1">
      <w:pPr>
        <w:pStyle w:val="Heading2"/>
        <w:rPr>
          <w:rFonts w:ascii="Cambria" w:hAnsi="Cambria"/>
          <w:lang w:val="en-US"/>
        </w:rPr>
      </w:pPr>
      <w:r w:rsidRPr="0098077A">
        <w:rPr>
          <w:rFonts w:ascii="Cambria" w:hAnsi="Cambria"/>
          <w:sz w:val="28"/>
          <w:szCs w:val="28"/>
        </w:rPr>
        <w:t xml:space="preserve">1.4 </w:t>
      </w:r>
      <w:bookmarkStart w:id="9" w:name="_Toc159048116"/>
      <w:r w:rsidRPr="0098077A">
        <w:rPr>
          <w:rFonts w:ascii="Cambria" w:hAnsi="Cambria"/>
          <w:sz w:val="28"/>
          <w:szCs w:val="28"/>
        </w:rPr>
        <w:t xml:space="preserve">Overview of the </w:t>
      </w:r>
      <w:r w:rsidRPr="0098077A">
        <w:rPr>
          <w:rFonts w:ascii="Cambria" w:hAnsi="Cambria"/>
          <w:sz w:val="28"/>
          <w:szCs w:val="28"/>
        </w:rPr>
        <w:t>Home Link</w:t>
      </w:r>
      <w:r w:rsidRPr="0098077A">
        <w:rPr>
          <w:rFonts w:ascii="Cambria" w:hAnsi="Cambria"/>
          <w:sz w:val="28"/>
          <w:szCs w:val="28"/>
        </w:rPr>
        <w:t xml:space="preserve"> Approach</w:t>
      </w:r>
      <w:bookmarkEnd w:id="9"/>
    </w:p>
    <w:p w14:paraId="63FE1073" w14:textId="08DBAFF3" w:rsidR="008511C1" w:rsidRDefault="008511C1" w:rsidP="008511C1">
      <w:pPr>
        <w:rPr>
          <w:lang w:val="en-US"/>
        </w:rPr>
      </w:pPr>
      <w:r>
        <w:rPr>
          <w:lang w:val="en-US"/>
        </w:rPr>
        <w:tab/>
      </w:r>
    </w:p>
    <w:p w14:paraId="342DC179" w14:textId="47446463" w:rsidR="008511C1" w:rsidRDefault="008511C1" w:rsidP="008511C1">
      <w:pPr>
        <w:tabs>
          <w:tab w:val="left" w:pos="450"/>
        </w:tabs>
        <w:ind w:left="360"/>
        <w:rPr>
          <w:rFonts w:hint="cs"/>
          <w:rtl/>
          <w:lang w:val="en-US"/>
        </w:rPr>
      </w:pPr>
      <w:r w:rsidRPr="008511C1">
        <w:rPr>
          <w:lang w:val="en-US"/>
        </w:rPr>
        <w:t>The project provides free rental apartments for evacuees displaced by the war through a user-friendly website that connects them with property owners willing to offer their properties at no cost. The platform features advanced search and filtering mechanisms, allowing evacuees to find accommodations that meet their specific needs, while property owners can easily list and manage their properties. A rating system recognizes and incentivizes property owners' contributions, fostering a sense of community and support during difficult times.</w:t>
      </w:r>
    </w:p>
    <w:p w14:paraId="47EBB474" w14:textId="437F14AA" w:rsidR="008511C1" w:rsidRDefault="008511C1" w:rsidP="008511C1">
      <w:pPr>
        <w:rPr>
          <w:lang w:val="en-US"/>
        </w:rPr>
      </w:pPr>
      <w:r>
        <w:rPr>
          <w:lang w:val="en-US"/>
        </w:rPr>
        <w:tab/>
      </w:r>
    </w:p>
    <w:p w14:paraId="4ABE56C3" w14:textId="77777777" w:rsidR="008511C1" w:rsidRDefault="008511C1" w:rsidP="008511C1">
      <w:pPr>
        <w:rPr>
          <w:lang w:val="en-US"/>
        </w:rPr>
      </w:pPr>
    </w:p>
    <w:p w14:paraId="771D5270" w14:textId="77777777" w:rsidR="008511C1" w:rsidRDefault="008511C1" w:rsidP="008511C1">
      <w:pPr>
        <w:rPr>
          <w:lang w:val="en-US"/>
        </w:rPr>
      </w:pPr>
    </w:p>
    <w:p w14:paraId="26EC0929" w14:textId="77777777" w:rsidR="008511C1" w:rsidRDefault="008511C1" w:rsidP="008511C1">
      <w:pPr>
        <w:rPr>
          <w:lang w:val="en-US"/>
        </w:rPr>
      </w:pPr>
    </w:p>
    <w:p w14:paraId="7322674E" w14:textId="77777777" w:rsidR="008511C1" w:rsidRPr="00157DB6" w:rsidRDefault="008511C1" w:rsidP="008511C1">
      <w:pPr>
        <w:rPr>
          <w:sz w:val="20"/>
          <w:szCs w:val="20"/>
          <w:lang w:val="en-US"/>
        </w:rPr>
      </w:pPr>
    </w:p>
    <w:p w14:paraId="1A206E17" w14:textId="2F325EAE" w:rsidR="008511C1" w:rsidRPr="00157DB6" w:rsidRDefault="006651CE" w:rsidP="008511C1">
      <w:pPr>
        <w:pStyle w:val="Heading2"/>
        <w:numPr>
          <w:ilvl w:val="1"/>
          <w:numId w:val="44"/>
        </w:numPr>
        <w:rPr>
          <w:rFonts w:ascii="Cambria" w:hAnsi="Cambria"/>
          <w:sz w:val="28"/>
          <w:szCs w:val="28"/>
        </w:rPr>
      </w:pPr>
      <w:bookmarkStart w:id="10" w:name="_Toc159048117"/>
      <w:r>
        <w:rPr>
          <w:rFonts w:ascii="Cambria" w:hAnsi="Cambria"/>
          <w:sz w:val="28"/>
          <w:szCs w:val="28"/>
        </w:rPr>
        <w:t xml:space="preserve"> </w:t>
      </w:r>
      <w:r w:rsidR="0098077A" w:rsidRPr="00157DB6">
        <w:rPr>
          <w:rFonts w:ascii="Cambria" w:hAnsi="Cambria"/>
          <w:sz w:val="28"/>
          <w:szCs w:val="28"/>
        </w:rPr>
        <w:t>Usage scenarios</w:t>
      </w:r>
      <w:bookmarkEnd w:id="8"/>
      <w:bookmarkEnd w:id="10"/>
    </w:p>
    <w:p w14:paraId="4C59B0D9" w14:textId="77777777" w:rsidR="00157DB6" w:rsidRPr="00157DB6" w:rsidRDefault="00157DB6" w:rsidP="0098077A">
      <w:pPr>
        <w:pStyle w:val="Heading2"/>
        <w:rPr>
          <w:rFonts w:ascii="Cambria" w:hAnsi="Cambria"/>
          <w:sz w:val="28"/>
          <w:szCs w:val="28"/>
        </w:rPr>
      </w:pPr>
      <w:bookmarkStart w:id="11" w:name="_Toc395548548"/>
      <w:bookmarkStart w:id="12" w:name="_Toc394313121"/>
      <w:bookmarkStart w:id="13" w:name="_Toc159048121"/>
    </w:p>
    <w:p w14:paraId="556ADDF0" w14:textId="3A670E2E" w:rsidR="0098077A" w:rsidRDefault="006651CE" w:rsidP="00157DB6">
      <w:pPr>
        <w:pStyle w:val="Heading2"/>
        <w:numPr>
          <w:ilvl w:val="1"/>
          <w:numId w:val="44"/>
        </w:numPr>
        <w:rPr>
          <w:rFonts w:ascii="Cambria" w:hAnsi="Cambria"/>
          <w:sz w:val="28"/>
          <w:szCs w:val="28"/>
        </w:rPr>
      </w:pPr>
      <w:r>
        <w:rPr>
          <w:rFonts w:ascii="Cambria" w:hAnsi="Cambria"/>
          <w:sz w:val="28"/>
          <w:szCs w:val="28"/>
        </w:rPr>
        <w:t xml:space="preserve"> </w:t>
      </w:r>
      <w:r w:rsidR="00157DB6" w:rsidRPr="00157DB6">
        <w:rPr>
          <w:rFonts w:ascii="Cambria" w:hAnsi="Cambria"/>
          <w:sz w:val="28"/>
          <w:szCs w:val="28"/>
        </w:rPr>
        <w:t>Home Link</w:t>
      </w:r>
      <w:r w:rsidR="0098077A" w:rsidRPr="00157DB6">
        <w:rPr>
          <w:rFonts w:ascii="Cambria" w:hAnsi="Cambria"/>
          <w:sz w:val="28"/>
          <w:szCs w:val="28"/>
        </w:rPr>
        <w:t xml:space="preserve"> audience</w:t>
      </w:r>
      <w:bookmarkEnd w:id="11"/>
      <w:bookmarkEnd w:id="12"/>
      <w:bookmarkEnd w:id="13"/>
      <w:r w:rsidR="0098077A" w:rsidRPr="00157DB6">
        <w:rPr>
          <w:rFonts w:ascii="Cambria" w:hAnsi="Cambria"/>
          <w:sz w:val="28"/>
          <w:szCs w:val="28"/>
        </w:rPr>
        <w:t xml:space="preserve"> </w:t>
      </w:r>
    </w:p>
    <w:p w14:paraId="633B3FAE" w14:textId="77777777" w:rsidR="00157DB6" w:rsidRPr="00157DB6" w:rsidRDefault="00157DB6" w:rsidP="00157DB6"/>
    <w:p w14:paraId="7FD11527" w14:textId="4065E9C1" w:rsidR="0098077A" w:rsidRPr="00157DB6" w:rsidRDefault="00157DB6" w:rsidP="00157DB6">
      <w:pPr>
        <w:pStyle w:val="ListParagraph"/>
        <w:ind w:left="360"/>
        <w:rPr>
          <w:rFonts w:hint="cs"/>
          <w:rtl/>
          <w:lang w:val="en-US"/>
        </w:rPr>
      </w:pPr>
      <w:r w:rsidRPr="00157DB6">
        <w:rPr>
          <w:lang w:val="en-US"/>
        </w:rPr>
        <w:t>The primary audience for the project includes evacuees displaced by the war who are in urgent need of temporary housing and property owners who are willing to offer their properties for free to support those in crisis.</w:t>
      </w:r>
    </w:p>
    <w:p w14:paraId="6AAFBA41" w14:textId="77777777" w:rsidR="00157DB6" w:rsidRDefault="00157DB6" w:rsidP="0098077A">
      <w:pPr>
        <w:pStyle w:val="Heading3"/>
        <w:rPr>
          <w:rFonts w:ascii="Cambria" w:hAnsi="Cambria"/>
        </w:rPr>
      </w:pPr>
      <w:bookmarkStart w:id="14" w:name="_Toc159048123"/>
    </w:p>
    <w:p w14:paraId="7E71D5AB" w14:textId="5D02AAF9" w:rsidR="0098077A" w:rsidRPr="006651CE" w:rsidRDefault="006651CE" w:rsidP="0098077A">
      <w:pPr>
        <w:pStyle w:val="Heading1"/>
        <w:ind w:left="360" w:hanging="360"/>
        <w:rPr>
          <w:rFonts w:ascii="Cambria" w:hAnsi="Cambria"/>
          <w:sz w:val="32"/>
          <w:szCs w:val="32"/>
        </w:rPr>
      </w:pPr>
      <w:bookmarkStart w:id="15" w:name="_Toc159048125"/>
      <w:bookmarkStart w:id="16" w:name="_Toc395548555"/>
      <w:bookmarkEnd w:id="14"/>
      <w:r w:rsidRPr="006651CE">
        <w:rPr>
          <w:rFonts w:ascii="Cambria" w:hAnsi="Cambria"/>
          <w:sz w:val="32"/>
          <w:szCs w:val="32"/>
          <w:lang w:val="en-US"/>
        </w:rPr>
        <w:t>2</w:t>
      </w:r>
      <w:r>
        <w:rPr>
          <w:rFonts w:ascii="Cambria" w:hAnsi="Cambria"/>
          <w:sz w:val="32"/>
          <w:szCs w:val="32"/>
          <w:lang w:val="en-US"/>
        </w:rPr>
        <w:tab/>
      </w:r>
      <w:r w:rsidRPr="006651CE">
        <w:rPr>
          <w:rFonts w:ascii="Cambria" w:hAnsi="Cambria"/>
          <w:sz w:val="32"/>
          <w:szCs w:val="32"/>
          <w:lang w:val="en-US"/>
        </w:rPr>
        <w:t xml:space="preserve"> </w:t>
      </w:r>
      <w:r w:rsidR="0098077A" w:rsidRPr="006651CE">
        <w:rPr>
          <w:rFonts w:ascii="Cambria" w:hAnsi="Cambria"/>
          <w:sz w:val="32"/>
          <w:szCs w:val="32"/>
        </w:rPr>
        <w:t xml:space="preserve">TECHNOLOGICAL </w:t>
      </w:r>
      <w:proofErr w:type="gramStart"/>
      <w:r w:rsidR="0098077A" w:rsidRPr="006651CE">
        <w:rPr>
          <w:rFonts w:ascii="Cambria" w:hAnsi="Cambria"/>
          <w:sz w:val="32"/>
          <w:szCs w:val="32"/>
        </w:rPr>
        <w:t>SURVEY</w:t>
      </w:r>
      <w:bookmarkEnd w:id="15"/>
      <w:proofErr w:type="gramEnd"/>
    </w:p>
    <w:p w14:paraId="6E0FFB17" w14:textId="56E918A5" w:rsidR="0098077A" w:rsidRPr="00FA7C97" w:rsidRDefault="00FA7C97" w:rsidP="00FA7C97">
      <w:pPr>
        <w:pStyle w:val="ListParagraph"/>
        <w:ind w:left="360" w:hanging="360"/>
        <w:contextualSpacing w:val="0"/>
        <w:rPr>
          <w:lang w:val="en-US"/>
        </w:rPr>
      </w:pPr>
      <w:r>
        <w:rPr>
          <w:rFonts w:asciiTheme="majorHAnsi" w:hAnsiTheme="majorHAnsi"/>
        </w:rPr>
        <w:tab/>
      </w:r>
    </w:p>
    <w:p w14:paraId="735239A4" w14:textId="422E508A" w:rsidR="00FA7C97" w:rsidRPr="00FA7C97" w:rsidRDefault="00FA7C97" w:rsidP="00FA7C97">
      <w:pPr>
        <w:ind w:firstLine="360"/>
        <w:rPr>
          <w:lang w:val="en-US"/>
        </w:rPr>
      </w:pPr>
      <w:proofErr w:type="gramStart"/>
      <w:r w:rsidRPr="00FA7C97">
        <w:rPr>
          <w:lang w:val="en-US"/>
        </w:rPr>
        <w:t xml:space="preserve">2.1  </w:t>
      </w:r>
      <w:r w:rsidRPr="00FA7C97">
        <w:rPr>
          <w:lang w:val="en-US"/>
        </w:rPr>
        <w:t>Programming</w:t>
      </w:r>
      <w:proofErr w:type="gramEnd"/>
      <w:r w:rsidRPr="00FA7C97">
        <w:rPr>
          <w:lang w:val="en-US"/>
        </w:rPr>
        <w:t xml:space="preserve"> Languages and Frameworks</w:t>
      </w:r>
    </w:p>
    <w:p w14:paraId="47480A5D" w14:textId="781D73F4" w:rsidR="00FA7C97" w:rsidRPr="00FA7C97" w:rsidRDefault="00FA7C97" w:rsidP="00FA7C97">
      <w:pPr>
        <w:ind w:left="720"/>
        <w:rPr>
          <w:lang w:val="en-US"/>
        </w:rPr>
      </w:pPr>
      <w:r w:rsidRPr="00FA7C97">
        <w:rPr>
          <w:lang w:val="en-US"/>
        </w:rPr>
        <w:t>For the development of the project, React is chosen as the primary framework. React is known for its efficiency in building interactive user interfaces and single-page applications. It allows for the creation of reusable UI components, which enhances development speed and maintainability. The declarative nature of React ensures that the UI remains consistent and predictable, which is crucial for a user-friendly platform that connects evacuees with property owners.</w:t>
      </w:r>
    </w:p>
    <w:p w14:paraId="2FC8DFE9" w14:textId="77777777" w:rsidR="00FA7C97" w:rsidRPr="00FA7C97" w:rsidRDefault="00FA7C97" w:rsidP="00FA7C97">
      <w:pPr>
        <w:ind w:left="360"/>
        <w:rPr>
          <w:lang w:val="en-US"/>
        </w:rPr>
      </w:pPr>
    </w:p>
    <w:p w14:paraId="7CF05AE3" w14:textId="27EA2536" w:rsidR="00FA7C97" w:rsidRPr="00FA7C97" w:rsidRDefault="00FA7C97" w:rsidP="00FA7C97">
      <w:pPr>
        <w:ind w:left="360"/>
        <w:rPr>
          <w:lang w:val="en-US"/>
        </w:rPr>
      </w:pPr>
      <w:r w:rsidRPr="00FA7C97">
        <w:rPr>
          <w:lang w:val="en-US"/>
        </w:rPr>
        <w:t xml:space="preserve">2.2 </w:t>
      </w:r>
      <w:r w:rsidRPr="00FA7C97">
        <w:rPr>
          <w:lang w:val="en-US"/>
        </w:rPr>
        <w:tab/>
      </w:r>
      <w:r w:rsidRPr="00FA7C97">
        <w:rPr>
          <w:lang w:val="en-US"/>
        </w:rPr>
        <w:t>Database Management</w:t>
      </w:r>
    </w:p>
    <w:p w14:paraId="26FEF903" w14:textId="6F8388BC" w:rsidR="00FA7C97" w:rsidRPr="00FA7C97" w:rsidRDefault="00FA7C97" w:rsidP="00FA7C97">
      <w:pPr>
        <w:ind w:left="720"/>
        <w:rPr>
          <w:lang w:val="en-US"/>
        </w:rPr>
      </w:pPr>
      <w:r w:rsidRPr="00FA7C97">
        <w:rPr>
          <w:lang w:val="en-US"/>
        </w:rPr>
        <w:t>The project utilizes MongoDB</w:t>
      </w:r>
      <w:r w:rsidRPr="00FA7C97">
        <w:rPr>
          <w:lang w:val="en-US"/>
        </w:rPr>
        <w:t xml:space="preserve"> </w:t>
      </w:r>
      <w:r w:rsidRPr="00FA7C97">
        <w:rPr>
          <w:lang w:val="en-US"/>
        </w:rPr>
        <w:t xml:space="preserve">as the database solution. MongoDB, a NoSQL database, </w:t>
      </w:r>
      <w:proofErr w:type="gramStart"/>
      <w:r w:rsidRPr="00FA7C97">
        <w:rPr>
          <w:lang w:val="en-US"/>
        </w:rPr>
        <w:t>is</w:t>
      </w:r>
      <w:proofErr w:type="gramEnd"/>
      <w:r w:rsidRPr="00FA7C97">
        <w:rPr>
          <w:lang w:val="en-US"/>
        </w:rPr>
        <w:t xml:space="preserve"> selected for its flexibility in handling unstructured data and its ability to scale horizontally. This is particularly beneficial for a platform that needs to manage a diverse set of data, including property listings, user profiles, and search queries. MongoDB's schema-less nature allows for rapid iteration and evolution of the data model as the project grows and its requirements change.</w:t>
      </w:r>
    </w:p>
    <w:p w14:paraId="4C47ED79" w14:textId="77777777" w:rsidR="00FA7C97" w:rsidRPr="00FA7C97" w:rsidRDefault="00FA7C97" w:rsidP="00FA7C97">
      <w:pPr>
        <w:rPr>
          <w:lang w:val="en-US"/>
        </w:rPr>
      </w:pPr>
    </w:p>
    <w:p w14:paraId="62EE6606" w14:textId="42E89D67" w:rsidR="00FA7C97" w:rsidRPr="00FA7C97" w:rsidRDefault="00FA7C97" w:rsidP="00FA7C97">
      <w:pPr>
        <w:ind w:firstLine="360"/>
        <w:rPr>
          <w:lang w:val="en-US"/>
        </w:rPr>
      </w:pPr>
      <w:r w:rsidRPr="00FA7C97">
        <w:rPr>
          <w:lang w:val="en-US"/>
        </w:rPr>
        <w:t xml:space="preserve">2.3 </w:t>
      </w:r>
      <w:r w:rsidRPr="00FA7C97">
        <w:rPr>
          <w:lang w:val="en-US"/>
        </w:rPr>
        <w:tab/>
      </w:r>
      <w:r w:rsidRPr="00FA7C97">
        <w:rPr>
          <w:lang w:val="en-US"/>
        </w:rPr>
        <w:t>Additional Technologies</w:t>
      </w:r>
    </w:p>
    <w:p w14:paraId="6040465B" w14:textId="0C809984" w:rsidR="00FA7C97" w:rsidRPr="00FA7C97" w:rsidRDefault="00FA7C97" w:rsidP="00FA7C97">
      <w:pPr>
        <w:ind w:left="720"/>
        <w:rPr>
          <w:lang w:val="en-US"/>
        </w:rPr>
      </w:pPr>
      <w:r w:rsidRPr="00FA7C97">
        <w:rPr>
          <w:lang w:val="en-US"/>
        </w:rPr>
        <w:t xml:space="preserve">To further improve the platform's functionality and user engagement, technologies such as RESTful APIs for seamless data communication and **authentication mechanisms** for secure user access are employed. These technologies contribute to a robust and scalable system capable of handling </w:t>
      </w:r>
      <w:proofErr w:type="gramStart"/>
      <w:r w:rsidRPr="00FA7C97">
        <w:rPr>
          <w:lang w:val="en-US"/>
        </w:rPr>
        <w:t>a large number of</w:t>
      </w:r>
      <w:proofErr w:type="gramEnd"/>
      <w:r w:rsidRPr="00FA7C97">
        <w:rPr>
          <w:lang w:val="en-US"/>
        </w:rPr>
        <w:t xml:space="preserve"> users and interactions effectively.</w:t>
      </w:r>
    </w:p>
    <w:p w14:paraId="762091D2" w14:textId="77777777" w:rsidR="0098077A" w:rsidRPr="00D775D9" w:rsidRDefault="0098077A" w:rsidP="0098077A">
      <w:pPr>
        <w:rPr>
          <w:lang w:val="en-US"/>
        </w:rPr>
      </w:pPr>
    </w:p>
    <w:p w14:paraId="5A8717DA" w14:textId="24E098C6" w:rsidR="0098077A" w:rsidRPr="006651CE" w:rsidRDefault="006651CE" w:rsidP="0098077A">
      <w:pPr>
        <w:pStyle w:val="Heading1"/>
        <w:ind w:left="360" w:hanging="360"/>
        <w:rPr>
          <w:rFonts w:ascii="Cambria" w:hAnsi="Cambria"/>
          <w:sz w:val="32"/>
          <w:szCs w:val="32"/>
        </w:rPr>
      </w:pPr>
      <w:bookmarkStart w:id="17" w:name="_Toc159048126"/>
      <w:r w:rsidRPr="006651CE">
        <w:rPr>
          <w:rFonts w:ascii="Cambria" w:hAnsi="Cambria"/>
          <w:sz w:val="32"/>
          <w:szCs w:val="32"/>
        </w:rPr>
        <w:t>3</w:t>
      </w:r>
      <w:r w:rsidRPr="006651CE">
        <w:rPr>
          <w:rFonts w:ascii="Cambria" w:hAnsi="Cambria"/>
          <w:sz w:val="32"/>
          <w:szCs w:val="32"/>
        </w:rPr>
        <w:tab/>
      </w:r>
      <w:r w:rsidR="0098077A" w:rsidRPr="006651CE">
        <w:rPr>
          <w:rFonts w:ascii="Cambria" w:hAnsi="Cambria"/>
          <w:sz w:val="32"/>
          <w:szCs w:val="32"/>
        </w:rPr>
        <w:t>REQUIREMENTS AND SPECIFICATION</w:t>
      </w:r>
      <w:bookmarkEnd w:id="17"/>
    </w:p>
    <w:p w14:paraId="0BAAFC10" w14:textId="77777777" w:rsidR="0098077A" w:rsidRDefault="0098077A" w:rsidP="00FA7C97">
      <w:pPr>
        <w:ind w:left="360"/>
        <w:rPr>
          <w:rFonts w:eastAsia="MS Mincho"/>
          <w:lang w:eastAsia="ja-JP"/>
        </w:rPr>
      </w:pPr>
      <w:r w:rsidRPr="00024275">
        <w:rPr>
          <w:b/>
          <w:bCs/>
        </w:rPr>
        <w:t>Functional</w:t>
      </w:r>
      <w:r w:rsidRPr="00024275">
        <w:t xml:space="preserve"> </w:t>
      </w:r>
      <w:r w:rsidRPr="00351EC1">
        <w:t xml:space="preserve">requirements of the project are </w:t>
      </w:r>
      <w:r>
        <w:t>the necessary conditions</w:t>
      </w:r>
      <w:r w:rsidRPr="00351EC1">
        <w:t xml:space="preserve"> that relate to the functionality of the system. </w:t>
      </w:r>
      <w:r w:rsidRPr="00A4373E">
        <w:rPr>
          <w:b/>
          <w:bCs/>
        </w:rPr>
        <w:t>Non-functional requirements</w:t>
      </w:r>
      <w:r w:rsidRPr="00351EC1">
        <w:t xml:space="preserve"> of the project are requirements which do not relate to functionality but to aspects </w:t>
      </w:r>
      <w:r>
        <w:t>that influence</w:t>
      </w:r>
      <w:r w:rsidRPr="00351EC1">
        <w:t xml:space="preserve"> the </w:t>
      </w:r>
      <w:proofErr w:type="gramStart"/>
      <w:r>
        <w:t>manner in which</w:t>
      </w:r>
      <w:proofErr w:type="gramEnd"/>
      <w:r w:rsidRPr="00351EC1">
        <w:t xml:space="preserve"> the functionality is provided</w:t>
      </w:r>
      <w:r>
        <w:rPr>
          <w:rFonts w:eastAsia="MS Mincho"/>
          <w:lang w:eastAsia="ja-JP"/>
        </w:rPr>
        <w:t>.</w:t>
      </w:r>
    </w:p>
    <w:p w14:paraId="74C7AD4C" w14:textId="77777777" w:rsidR="00FA7C97" w:rsidRDefault="00FA7C97" w:rsidP="00FA7C97">
      <w:pPr>
        <w:ind w:left="360"/>
        <w:rPr>
          <w:rFonts w:asciiTheme="majorBidi" w:hAnsiTheme="majorBidi" w:cstheme="majorBidi"/>
        </w:rPr>
      </w:pPr>
    </w:p>
    <w:p w14:paraId="3F4B33F8" w14:textId="77777777" w:rsidR="00FA7C97" w:rsidRDefault="00FA7C97" w:rsidP="00FA7C97">
      <w:pPr>
        <w:ind w:left="360"/>
        <w:rPr>
          <w:rFonts w:asciiTheme="majorBidi" w:hAnsiTheme="majorBidi" w:cstheme="majorBidi"/>
        </w:rPr>
      </w:pPr>
    </w:p>
    <w:p w14:paraId="1BCC8ECA" w14:textId="77777777" w:rsidR="00FA7C97" w:rsidRDefault="00FA7C97" w:rsidP="00FA7C97">
      <w:pPr>
        <w:ind w:left="360"/>
        <w:rPr>
          <w:rFonts w:asciiTheme="majorBidi" w:hAnsiTheme="majorBidi" w:cstheme="majorBidi"/>
        </w:rPr>
      </w:pPr>
    </w:p>
    <w:p w14:paraId="0867ABBE" w14:textId="77777777" w:rsidR="00FA7C97" w:rsidRPr="00680BC8" w:rsidRDefault="00FA7C97" w:rsidP="00FA7C97">
      <w:pPr>
        <w:ind w:left="360"/>
        <w:rPr>
          <w:rFonts w:asciiTheme="majorBidi" w:hAnsiTheme="majorBidi" w:cstheme="majorBidi"/>
        </w:rPr>
      </w:pPr>
    </w:p>
    <w:p w14:paraId="6B65CC00" w14:textId="084BCB9D" w:rsidR="00FA7C97" w:rsidRDefault="00FA7C97" w:rsidP="00FA7C97">
      <w:pPr>
        <w:pStyle w:val="Heading2"/>
        <w:rPr>
          <w:rFonts w:ascii="Cambria" w:hAnsi="Cambria"/>
        </w:rPr>
      </w:pPr>
      <w:bookmarkStart w:id="18" w:name="_Toc159048127"/>
      <w:r>
        <w:rPr>
          <w:rFonts w:ascii="Cambria" w:hAnsi="Cambria"/>
        </w:rPr>
        <w:lastRenderedPageBreak/>
        <w:t>Home Link</w:t>
      </w:r>
      <w:r w:rsidR="0098077A" w:rsidRPr="0098077A">
        <w:rPr>
          <w:rFonts w:ascii="Cambria" w:hAnsi="Cambria"/>
        </w:rPr>
        <w:t xml:space="preserve"> functional requirements</w:t>
      </w:r>
      <w:bookmarkEnd w:id="18"/>
      <w:r w:rsidR="0098077A" w:rsidRPr="0098077A">
        <w:rPr>
          <w:rFonts w:ascii="Cambria" w:hAnsi="Cambria"/>
        </w:rPr>
        <w:t xml:space="preserve"> </w:t>
      </w:r>
    </w:p>
    <w:p w14:paraId="45D981AB" w14:textId="77777777" w:rsidR="00FA7C97" w:rsidRPr="00FA7C97" w:rsidRDefault="00FA7C97" w:rsidP="00FA7C97"/>
    <w:p w14:paraId="1C754602" w14:textId="7AC572CA"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lang w:val="en-US"/>
        </w:rPr>
      </w:pPr>
      <w:bookmarkStart w:id="19" w:name="_Toc159048128"/>
      <w:r w:rsidRPr="00FA7C97">
        <w:rPr>
          <w:rFonts w:ascii="David" w:hAnsi="David" w:cs="David"/>
          <w:color w:val="000000"/>
        </w:rPr>
        <w:t>User Registration and Authentication:</w:t>
      </w:r>
    </w:p>
    <w:p w14:paraId="5A0B8175" w14:textId="77777777" w:rsidR="00FA7C97" w:rsidRPr="00FA7C97" w:rsidRDefault="00FA7C97" w:rsidP="00FA7C97">
      <w:pPr>
        <w:pStyle w:val="NormalWeb"/>
        <w:numPr>
          <w:ilvl w:val="0"/>
          <w:numId w:val="49"/>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The system should allow users to create accounts, providing necessary information for authentication.</w:t>
      </w:r>
    </w:p>
    <w:p w14:paraId="06725154" w14:textId="77777777" w:rsidR="00FA7C97" w:rsidRPr="00FA7C97" w:rsidRDefault="00FA7C97" w:rsidP="00FA7C97">
      <w:pPr>
        <w:pStyle w:val="NormalWeb"/>
        <w:numPr>
          <w:ilvl w:val="0"/>
          <w:numId w:val="49"/>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Users should be able to log in securely using credentials.</w:t>
      </w:r>
      <w:r w:rsidRPr="00FA7C97">
        <w:rPr>
          <w:rFonts w:ascii="David" w:hAnsi="David" w:cs="David"/>
          <w:color w:val="000000"/>
        </w:rPr>
        <w:br/>
      </w:r>
    </w:p>
    <w:p w14:paraId="6AA6C59A" w14:textId="56D2113F"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User Profiles:</w:t>
      </w:r>
    </w:p>
    <w:p w14:paraId="1AF786BB" w14:textId="77777777" w:rsidR="00FA7C97" w:rsidRPr="00FA7C97" w:rsidRDefault="00FA7C97" w:rsidP="00FA7C97">
      <w:pPr>
        <w:pStyle w:val="NormalWeb"/>
        <w:numPr>
          <w:ilvl w:val="0"/>
          <w:numId w:val="50"/>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Each user, whether an evacuee or a property owner, should have a profile with editable personal information.</w:t>
      </w:r>
    </w:p>
    <w:p w14:paraId="24F868FC" w14:textId="77777777" w:rsidR="00FA7C97" w:rsidRPr="00FA7C97" w:rsidRDefault="00FA7C97" w:rsidP="00FA7C97">
      <w:pPr>
        <w:pStyle w:val="NormalWeb"/>
        <w:numPr>
          <w:ilvl w:val="0"/>
          <w:numId w:val="50"/>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Profiles should include relevant details such as contact information, preferences, and, for property owners, property details.</w:t>
      </w:r>
      <w:r w:rsidRPr="00FA7C97">
        <w:rPr>
          <w:rFonts w:ascii="David" w:hAnsi="David" w:cs="David"/>
          <w:color w:val="000000"/>
        </w:rPr>
        <w:br/>
      </w:r>
    </w:p>
    <w:p w14:paraId="68E05619" w14:textId="69AB503B"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Property Listing:</w:t>
      </w:r>
    </w:p>
    <w:p w14:paraId="0153F306" w14:textId="77777777" w:rsidR="00FA7C97" w:rsidRPr="00FA7C97" w:rsidRDefault="00FA7C97" w:rsidP="00FA7C97">
      <w:pPr>
        <w:pStyle w:val="NormalWeb"/>
        <w:numPr>
          <w:ilvl w:val="0"/>
          <w:numId w:val="51"/>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Property owners should be able to upload detailed information about their available accommodations, including capacity, amenities, and nearby facilities.</w:t>
      </w:r>
    </w:p>
    <w:p w14:paraId="0C9EDCEA" w14:textId="77777777" w:rsidR="00FA7C97" w:rsidRPr="00FA7C97" w:rsidRDefault="00FA7C97" w:rsidP="00FA7C97">
      <w:pPr>
        <w:pStyle w:val="NormalWeb"/>
        <w:numPr>
          <w:ilvl w:val="0"/>
          <w:numId w:val="51"/>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The system should support image uploads to enhance property presentation.</w:t>
      </w:r>
      <w:r w:rsidRPr="00FA7C97">
        <w:rPr>
          <w:rFonts w:ascii="David" w:hAnsi="David" w:cs="David"/>
          <w:color w:val="000000"/>
        </w:rPr>
        <w:br/>
      </w:r>
    </w:p>
    <w:p w14:paraId="458DA52C" w14:textId="5F81A0D6"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Property Search and Reservation:</w:t>
      </w:r>
    </w:p>
    <w:p w14:paraId="660655BF" w14:textId="77777777" w:rsidR="00FA7C97" w:rsidRPr="00FA7C97" w:rsidRDefault="00FA7C97" w:rsidP="00FA7C97">
      <w:pPr>
        <w:pStyle w:val="NormalWeb"/>
        <w:numPr>
          <w:ilvl w:val="0"/>
          <w:numId w:val="52"/>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Evacuees should be able to search for available properties based on criteria like location, capacity, and amenities.</w:t>
      </w:r>
    </w:p>
    <w:p w14:paraId="1C1470EE" w14:textId="77777777" w:rsidR="00FA7C97" w:rsidRPr="00FA7C97" w:rsidRDefault="00FA7C97" w:rsidP="00FA7C97">
      <w:pPr>
        <w:pStyle w:val="NormalWeb"/>
        <w:numPr>
          <w:ilvl w:val="0"/>
          <w:numId w:val="52"/>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The system should provide a reservation feature allowing evacuees to book properties for specified durations.</w:t>
      </w:r>
      <w:r w:rsidRPr="00FA7C97">
        <w:rPr>
          <w:rFonts w:ascii="David" w:hAnsi="David" w:cs="David"/>
          <w:color w:val="000000"/>
        </w:rPr>
        <w:br/>
      </w:r>
    </w:p>
    <w:p w14:paraId="573D2D8E" w14:textId="1D913480"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Feedback and Rating System:</w:t>
      </w:r>
    </w:p>
    <w:p w14:paraId="61098B48" w14:textId="77777777" w:rsidR="00FA7C97" w:rsidRPr="00FA7C97" w:rsidRDefault="00FA7C97" w:rsidP="00FA7C97">
      <w:pPr>
        <w:pStyle w:val="NormalWeb"/>
        <w:numPr>
          <w:ilvl w:val="0"/>
          <w:numId w:val="53"/>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Users, especially evacuees, should have the ability to provide feedback on their stay, including cleanliness, amenities, and overall satisfaction.</w:t>
      </w:r>
    </w:p>
    <w:p w14:paraId="46313C2C" w14:textId="77777777" w:rsidR="00FA7C97" w:rsidRPr="00FA7C97" w:rsidRDefault="00FA7C97" w:rsidP="00FA7C97">
      <w:pPr>
        <w:pStyle w:val="NormalWeb"/>
        <w:numPr>
          <w:ilvl w:val="0"/>
          <w:numId w:val="53"/>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Property owners should receive ratings based on tenant feedback, contributing to a community-driven reputation system.</w:t>
      </w:r>
      <w:r w:rsidRPr="00FA7C97">
        <w:rPr>
          <w:rFonts w:ascii="David" w:hAnsi="David" w:cs="David"/>
          <w:color w:val="000000"/>
        </w:rPr>
        <w:br/>
      </w:r>
    </w:p>
    <w:p w14:paraId="69DE36DA" w14:textId="6CCD7472"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Notification and Communication:</w:t>
      </w:r>
    </w:p>
    <w:p w14:paraId="0CEB455B" w14:textId="77777777" w:rsidR="00FA7C97" w:rsidRPr="00FA7C97" w:rsidRDefault="00FA7C97" w:rsidP="00FA7C97">
      <w:pPr>
        <w:pStyle w:val="NormalWeb"/>
        <w:numPr>
          <w:ilvl w:val="0"/>
          <w:numId w:val="54"/>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The system should send automated notifications to users, informing them of reservation confirmations, feedback requests, and other relevant updates.</w:t>
      </w:r>
    </w:p>
    <w:p w14:paraId="38D066B6" w14:textId="77777777" w:rsidR="00FA7C97" w:rsidRPr="00FA7C97" w:rsidRDefault="00FA7C97" w:rsidP="00FA7C97">
      <w:pPr>
        <w:pStyle w:val="NormalWeb"/>
        <w:numPr>
          <w:ilvl w:val="0"/>
          <w:numId w:val="54"/>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An internal messaging system should facilitate communication between evacuees and property owners.</w:t>
      </w:r>
    </w:p>
    <w:p w14:paraId="2E0125DE" w14:textId="77777777" w:rsidR="00FA7C97" w:rsidRPr="00FA7C97" w:rsidRDefault="00FA7C97" w:rsidP="00FA7C97">
      <w:pPr>
        <w:pStyle w:val="NormalWeb"/>
        <w:spacing w:before="0" w:beforeAutospacing="0" w:after="0" w:afterAutospacing="0"/>
        <w:ind w:left="1440"/>
        <w:textAlignment w:val="baseline"/>
        <w:rPr>
          <w:rFonts w:ascii="David" w:hAnsi="David" w:cs="David"/>
          <w:color w:val="000000"/>
        </w:rPr>
      </w:pPr>
    </w:p>
    <w:p w14:paraId="20D7B390" w14:textId="4DADBBF5" w:rsidR="00FA7C97" w:rsidRPr="00FA7C97" w:rsidRDefault="00FA7C97" w:rsidP="00FA7C97">
      <w:pPr>
        <w:pStyle w:val="NormalWeb"/>
        <w:spacing w:before="0" w:beforeAutospacing="0" w:after="0" w:afterAutospacing="0"/>
        <w:textAlignment w:val="baseline"/>
        <w:rPr>
          <w:rFonts w:ascii="David" w:hAnsi="David" w:cs="David"/>
          <w:color w:val="000000"/>
          <w:sz w:val="22"/>
          <w:szCs w:val="22"/>
        </w:rPr>
      </w:pPr>
    </w:p>
    <w:p w14:paraId="0E106ABD" w14:textId="2552C08D"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r w:rsidRPr="00FA7C97">
        <w:rPr>
          <w:rFonts w:ascii="David" w:hAnsi="David" w:cs="David"/>
          <w:color w:val="000000"/>
        </w:rPr>
        <w:t>Reservation Management:</w:t>
      </w:r>
    </w:p>
    <w:p w14:paraId="26DB9CD1" w14:textId="77777777" w:rsidR="00FA7C97" w:rsidRPr="00FA7C97" w:rsidRDefault="00FA7C97" w:rsidP="00FA7C97">
      <w:pPr>
        <w:pStyle w:val="NormalWeb"/>
        <w:numPr>
          <w:ilvl w:val="0"/>
          <w:numId w:val="55"/>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Property owners should have a dashboard to manage reservations, including viewing upcoming bookings, confirming reservations, and marking property availability.</w:t>
      </w:r>
    </w:p>
    <w:p w14:paraId="1C057EA7" w14:textId="77777777" w:rsidR="00FA7C97" w:rsidRDefault="00FA7C97" w:rsidP="0098077A">
      <w:pPr>
        <w:pStyle w:val="Heading2"/>
        <w:rPr>
          <w:rFonts w:ascii="Cambria" w:hAnsi="Cambria"/>
        </w:rPr>
      </w:pPr>
    </w:p>
    <w:p w14:paraId="689E7B82" w14:textId="77777777" w:rsidR="00FA7C97" w:rsidRDefault="00FA7C97" w:rsidP="00FA7C97"/>
    <w:p w14:paraId="3089853B" w14:textId="77777777" w:rsidR="00FA7C97" w:rsidRDefault="00FA7C97" w:rsidP="00FA7C97"/>
    <w:p w14:paraId="07FEADE4" w14:textId="77777777" w:rsidR="00FA7C97" w:rsidRPr="00FA7C97" w:rsidRDefault="00FA7C97" w:rsidP="00FA7C97"/>
    <w:p w14:paraId="6C54A72A" w14:textId="77777777" w:rsidR="002305EA" w:rsidRDefault="002305EA" w:rsidP="0098077A">
      <w:pPr>
        <w:pStyle w:val="Heading2"/>
        <w:rPr>
          <w:rFonts w:ascii="Cambria" w:hAnsi="Cambria"/>
        </w:rPr>
      </w:pPr>
    </w:p>
    <w:p w14:paraId="02A36716" w14:textId="5B83DA25" w:rsidR="0098077A" w:rsidRDefault="00FA7C97" w:rsidP="0098077A">
      <w:pPr>
        <w:pStyle w:val="Heading2"/>
        <w:rPr>
          <w:rFonts w:ascii="Cambria" w:hAnsi="Cambria"/>
        </w:rPr>
      </w:pPr>
      <w:r>
        <w:rPr>
          <w:rFonts w:ascii="Cambria" w:hAnsi="Cambria"/>
        </w:rPr>
        <w:t>Home Link</w:t>
      </w:r>
      <w:r w:rsidR="0098077A" w:rsidRPr="0098077A">
        <w:rPr>
          <w:rFonts w:ascii="Cambria" w:hAnsi="Cambria"/>
        </w:rPr>
        <w:t xml:space="preserve"> </w:t>
      </w:r>
      <w:proofErr w:type="gramStart"/>
      <w:r w:rsidR="0098077A" w:rsidRPr="0098077A">
        <w:rPr>
          <w:rFonts w:ascii="Cambria" w:hAnsi="Cambria"/>
        </w:rPr>
        <w:t>non-Functional</w:t>
      </w:r>
      <w:proofErr w:type="gramEnd"/>
      <w:r w:rsidR="0098077A" w:rsidRPr="0098077A">
        <w:rPr>
          <w:rFonts w:ascii="Cambria" w:hAnsi="Cambria"/>
        </w:rPr>
        <w:t xml:space="preserve"> requirements</w:t>
      </w:r>
      <w:bookmarkEnd w:id="19"/>
      <w:r w:rsidR="0098077A" w:rsidRPr="0098077A">
        <w:rPr>
          <w:rFonts w:ascii="Cambria" w:hAnsi="Cambria"/>
        </w:rPr>
        <w:t xml:space="preserve"> </w:t>
      </w:r>
    </w:p>
    <w:p w14:paraId="56536D80" w14:textId="77777777" w:rsidR="00FA7C97" w:rsidRPr="00FA7C97" w:rsidRDefault="00FA7C97" w:rsidP="00FA7C97"/>
    <w:p w14:paraId="51B661A0" w14:textId="77777777" w:rsidR="0098077A" w:rsidRDefault="0098077A" w:rsidP="0098077A">
      <w:r w:rsidRPr="000F5905">
        <w:t>The following</w:t>
      </w:r>
      <w:r>
        <w:t xml:space="preserve"> is a list of non-functional</w:t>
      </w:r>
      <w:r w:rsidRPr="000F5905">
        <w:t xml:space="preserve"> </w:t>
      </w:r>
      <w:r w:rsidRPr="000F3F79">
        <w:t>requirements</w:t>
      </w:r>
      <w:r w:rsidRPr="000F5905">
        <w:t>:</w:t>
      </w:r>
    </w:p>
    <w:p w14:paraId="4F8B5F77" w14:textId="77777777" w:rsidR="00FA7C97" w:rsidRPr="00FA7C97" w:rsidRDefault="00FA7C97" w:rsidP="0098077A">
      <w:pPr>
        <w:rPr>
          <w:rFonts w:ascii="David" w:hAnsi="David" w:cs="David"/>
        </w:rPr>
      </w:pPr>
    </w:p>
    <w:p w14:paraId="5AC21702" w14:textId="0477666D"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lang w:val="en-US"/>
        </w:rPr>
      </w:pPr>
      <w:bookmarkStart w:id="20" w:name="_Toc159048129"/>
      <w:bookmarkStart w:id="21" w:name="_Toc395548556"/>
      <w:bookmarkStart w:id="22" w:name="_Toc394313130"/>
      <w:bookmarkEnd w:id="16"/>
      <w:r w:rsidRPr="00FA7C97">
        <w:rPr>
          <w:rFonts w:ascii="David" w:eastAsia="Times New Roman" w:hAnsi="David" w:cs="David"/>
          <w:color w:val="000000"/>
        </w:rPr>
        <w:t>Performance:</w:t>
      </w:r>
    </w:p>
    <w:p w14:paraId="62F9853C" w14:textId="77777777" w:rsidR="00FA7C97" w:rsidRPr="00FA7C97" w:rsidRDefault="00FA7C97" w:rsidP="00FA7C97">
      <w:pPr>
        <w:numPr>
          <w:ilvl w:val="0"/>
          <w:numId w:val="56"/>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be able to handle a scalable number of users and properties, ensuring optimal performance during peak usage times.</w:t>
      </w:r>
    </w:p>
    <w:p w14:paraId="19794303" w14:textId="77777777" w:rsidR="00FA7C97" w:rsidRPr="00FA7C97" w:rsidRDefault="00FA7C97" w:rsidP="00FA7C97">
      <w:pPr>
        <w:numPr>
          <w:ilvl w:val="0"/>
          <w:numId w:val="56"/>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Property search and reservation processes should be responsive, with low latency.</w:t>
      </w:r>
      <w:r w:rsidRPr="00FA7C97">
        <w:rPr>
          <w:rFonts w:ascii="David" w:eastAsia="Times New Roman" w:hAnsi="David" w:cs="David"/>
          <w:color w:val="000000"/>
        </w:rPr>
        <w:br/>
      </w:r>
    </w:p>
    <w:p w14:paraId="5C0C995D" w14:textId="5E92339E"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Scalability:</w:t>
      </w:r>
    </w:p>
    <w:p w14:paraId="6A64655E" w14:textId="77777777" w:rsidR="00FA7C97" w:rsidRPr="00FA7C97" w:rsidRDefault="00FA7C97" w:rsidP="00FA7C97">
      <w:pPr>
        <w:numPr>
          <w:ilvl w:val="0"/>
          <w:numId w:val="57"/>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architecture should support scalability to accommodate a growing number of users, properties, and concurrent transactions.</w:t>
      </w:r>
    </w:p>
    <w:p w14:paraId="2891A629" w14:textId="77777777" w:rsidR="00FA7C97" w:rsidRPr="00FA7C97" w:rsidRDefault="00FA7C97" w:rsidP="00FA7C97">
      <w:pPr>
        <w:numPr>
          <w:ilvl w:val="0"/>
          <w:numId w:val="57"/>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Scaling mechanisms should be implemented to handle increased load gracefully.</w:t>
      </w:r>
      <w:r w:rsidRPr="00FA7C97">
        <w:rPr>
          <w:rFonts w:ascii="David" w:eastAsia="Times New Roman" w:hAnsi="David" w:cs="David"/>
          <w:color w:val="000000"/>
        </w:rPr>
        <w:br/>
      </w:r>
    </w:p>
    <w:p w14:paraId="76A032A8" w14:textId="3E7B66DA"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Reliability:</w:t>
      </w:r>
    </w:p>
    <w:p w14:paraId="7AC446F9" w14:textId="77777777" w:rsidR="00FA7C97" w:rsidRPr="00FA7C97" w:rsidRDefault="00FA7C97" w:rsidP="00FA7C97">
      <w:pPr>
        <w:numPr>
          <w:ilvl w:val="0"/>
          <w:numId w:val="58"/>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have high availability, minimizing downtime for maintenance or unexpected issues.</w:t>
      </w:r>
    </w:p>
    <w:p w14:paraId="56E3A6AE" w14:textId="77777777" w:rsidR="00FA7C97" w:rsidRPr="00FA7C97" w:rsidRDefault="00FA7C97" w:rsidP="00FA7C97">
      <w:pPr>
        <w:numPr>
          <w:ilvl w:val="0"/>
          <w:numId w:val="58"/>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Data integrity should be maintained, and the system should be resilient to server failures.</w:t>
      </w:r>
      <w:r w:rsidRPr="00FA7C97">
        <w:rPr>
          <w:rFonts w:ascii="David" w:eastAsia="Times New Roman" w:hAnsi="David" w:cs="David"/>
          <w:color w:val="000000"/>
        </w:rPr>
        <w:br/>
      </w:r>
    </w:p>
    <w:p w14:paraId="767E5486" w14:textId="2755E0DF"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Security:</w:t>
      </w:r>
    </w:p>
    <w:p w14:paraId="677D876C" w14:textId="77777777" w:rsidR="00FA7C97" w:rsidRPr="00FA7C97" w:rsidRDefault="00FA7C97" w:rsidP="00FA7C97">
      <w:pPr>
        <w:numPr>
          <w:ilvl w:val="0"/>
          <w:numId w:val="59"/>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Secure authentication mechanisms should be implemented to protect user accounts and sensitive information.</w:t>
      </w:r>
    </w:p>
    <w:p w14:paraId="55C1260E" w14:textId="77777777" w:rsidR="00FA7C97" w:rsidRPr="00FA7C97" w:rsidRDefault="00FA7C97" w:rsidP="00FA7C97">
      <w:pPr>
        <w:numPr>
          <w:ilvl w:val="0"/>
          <w:numId w:val="59"/>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adhere to industry-standard security practices to prevent unauthorized access and data breaches.</w:t>
      </w:r>
      <w:r w:rsidRPr="00FA7C97">
        <w:rPr>
          <w:rFonts w:ascii="David" w:eastAsia="Times New Roman" w:hAnsi="David" w:cs="David"/>
          <w:color w:val="000000"/>
        </w:rPr>
        <w:br/>
      </w:r>
    </w:p>
    <w:p w14:paraId="6DDDCF89" w14:textId="4960C084"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Usability:</w:t>
      </w:r>
    </w:p>
    <w:p w14:paraId="716F9C8C" w14:textId="77777777" w:rsidR="00FA7C97" w:rsidRP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user interface should be intuitive and user-friendly, catering to users with varying levels of technical expertise.</w:t>
      </w:r>
    </w:p>
    <w:p w14:paraId="61D5A8B5" w14:textId="77777777" w:rsidR="00FA7C97" w:rsidRP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Navigational elements should be clear, and the system should provide contextual guidance.</w:t>
      </w:r>
      <w:r w:rsidRPr="00FA7C97">
        <w:rPr>
          <w:rFonts w:ascii="David" w:eastAsia="Times New Roman" w:hAnsi="David" w:cs="David"/>
          <w:color w:val="000000"/>
        </w:rPr>
        <w:br/>
      </w:r>
    </w:p>
    <w:p w14:paraId="5CB61FB6" w14:textId="061C907D"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Compatibility:</w:t>
      </w:r>
    </w:p>
    <w:p w14:paraId="51EB81E7" w14:textId="77777777" w:rsidR="00FA7C97" w:rsidRP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 xml:space="preserve">The system should be compatible with a variety of devices and browsers to ensure a seamless user experience. </w:t>
      </w:r>
      <w:r w:rsidRPr="00FA7C97">
        <w:rPr>
          <w:rFonts w:ascii="David" w:eastAsia="Times New Roman" w:hAnsi="David" w:cs="David"/>
          <w:color w:val="000000"/>
        </w:rPr>
        <w:br/>
      </w:r>
    </w:p>
    <w:p w14:paraId="52E34D43" w14:textId="68610E8A"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Data Backup and Recovery:</w:t>
      </w:r>
    </w:p>
    <w:p w14:paraId="7517F514" w14:textId="77777777" w:rsidR="00FA7C97" w:rsidRPr="00FA7C97" w:rsidRDefault="00FA7C97" w:rsidP="00FA7C97">
      <w:pPr>
        <w:numPr>
          <w:ilvl w:val="0"/>
          <w:numId w:val="61"/>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Regular backups of user data and system configurations should be performed to prevent data loss.</w:t>
      </w:r>
    </w:p>
    <w:p w14:paraId="3321F621" w14:textId="77777777" w:rsidR="00FA7C97" w:rsidRPr="00FA7C97" w:rsidRDefault="00FA7C97" w:rsidP="00FA7C97">
      <w:pPr>
        <w:numPr>
          <w:ilvl w:val="0"/>
          <w:numId w:val="61"/>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have mechanisms in place for quick data recovery in case of unforeseen events.</w:t>
      </w:r>
      <w:r w:rsidRPr="00FA7C97">
        <w:rPr>
          <w:rFonts w:ascii="David" w:eastAsia="Times New Roman" w:hAnsi="David" w:cs="David"/>
          <w:color w:val="000000"/>
        </w:rPr>
        <w:br/>
      </w:r>
    </w:p>
    <w:p w14:paraId="38EC1F30" w14:textId="5BC40361"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Regulatory Compliance:</w:t>
      </w:r>
    </w:p>
    <w:p w14:paraId="55754E0D" w14:textId="77777777" w:rsidR="00FA7C97" w:rsidRPr="00FA7C97" w:rsidRDefault="00FA7C97" w:rsidP="00FA7C97">
      <w:pPr>
        <w:numPr>
          <w:ilvl w:val="0"/>
          <w:numId w:val="62"/>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comply with relevant data protection regulations and privacy laws.</w:t>
      </w:r>
    </w:p>
    <w:p w14:paraId="73602887" w14:textId="77777777" w:rsidR="00FA7C97" w:rsidRDefault="00FA7C97" w:rsidP="00FA7C97">
      <w:pPr>
        <w:numPr>
          <w:ilvl w:val="0"/>
          <w:numId w:val="62"/>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Adherence to legal standards and guidelines should be a priority in the system design and operation.</w:t>
      </w:r>
    </w:p>
    <w:p w14:paraId="10402BDB" w14:textId="0BF93B2F" w:rsidR="00FA7C97" w:rsidRPr="00FA7C97" w:rsidRDefault="00FA7C97" w:rsidP="00FA7C97">
      <w:p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lastRenderedPageBreak/>
        <w:br/>
      </w:r>
    </w:p>
    <w:p w14:paraId="08DF2FF4" w14:textId="0CA729BC"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r w:rsidRPr="00FA7C97">
        <w:rPr>
          <w:rFonts w:ascii="David" w:eastAsia="Times New Roman" w:hAnsi="David" w:cs="David"/>
          <w:color w:val="000000"/>
        </w:rPr>
        <w:t>Response Time:</w:t>
      </w:r>
    </w:p>
    <w:p w14:paraId="753F4A60" w14:textId="77777777" w:rsidR="00FA7C97" w:rsidRPr="00FA7C97" w:rsidRDefault="00FA7C97" w:rsidP="00FA7C97">
      <w:pPr>
        <w:numPr>
          <w:ilvl w:val="0"/>
          <w:numId w:val="63"/>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maintain acceptable response times for critical functions such as property search, reservation, and feedback submission.</w:t>
      </w:r>
    </w:p>
    <w:p w14:paraId="1815418F" w14:textId="77777777" w:rsidR="00FA7C97" w:rsidRDefault="00FA7C97" w:rsidP="00FA7C97">
      <w:pPr>
        <w:numPr>
          <w:ilvl w:val="0"/>
          <w:numId w:val="63"/>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Users should experience minimal delays in accessing and interacting with the system.</w:t>
      </w:r>
    </w:p>
    <w:p w14:paraId="4EBEB2FB" w14:textId="77777777" w:rsidR="00FA7C97" w:rsidRDefault="00FA7C97" w:rsidP="00FA7C97">
      <w:pPr>
        <w:spacing w:after="0" w:line="240" w:lineRule="auto"/>
        <w:jc w:val="left"/>
        <w:textAlignment w:val="baseline"/>
        <w:rPr>
          <w:rFonts w:ascii="David" w:eastAsia="Times New Roman" w:hAnsi="David" w:cs="David"/>
          <w:color w:val="000000"/>
        </w:rPr>
      </w:pPr>
    </w:p>
    <w:p w14:paraId="667B45FA" w14:textId="77777777" w:rsidR="00FA7C97" w:rsidRPr="00FA7C97" w:rsidRDefault="00FA7C97" w:rsidP="00FA7C97">
      <w:pPr>
        <w:spacing w:after="0" w:line="240" w:lineRule="auto"/>
        <w:jc w:val="left"/>
        <w:textAlignment w:val="baseline"/>
        <w:rPr>
          <w:rFonts w:ascii="David" w:eastAsia="Times New Roman" w:hAnsi="David" w:cs="David"/>
          <w:color w:val="000000"/>
        </w:rPr>
      </w:pPr>
    </w:p>
    <w:p w14:paraId="26617D2B" w14:textId="30A7F599" w:rsidR="0098077A" w:rsidRPr="0098077A" w:rsidRDefault="0098077A" w:rsidP="0098077A">
      <w:pPr>
        <w:pStyle w:val="Heading2"/>
        <w:rPr>
          <w:rFonts w:ascii="Cambria" w:hAnsi="Cambria"/>
        </w:rPr>
      </w:pPr>
      <w:r w:rsidRPr="0098077A">
        <w:rPr>
          <w:rFonts w:ascii="Cambria" w:hAnsi="Cambria"/>
        </w:rPr>
        <w:t xml:space="preserve">Specification - the scope of the </w:t>
      </w:r>
      <w:r w:rsidR="002305EA">
        <w:rPr>
          <w:rFonts w:ascii="Cambria" w:hAnsi="Cambria"/>
        </w:rPr>
        <w:t>Home Link</w:t>
      </w:r>
      <w:r w:rsidRPr="0098077A">
        <w:rPr>
          <w:rFonts w:ascii="Cambria" w:hAnsi="Cambria"/>
        </w:rPr>
        <w:t xml:space="preserve"> project</w:t>
      </w:r>
      <w:bookmarkEnd w:id="20"/>
    </w:p>
    <w:p w14:paraId="71209B8A" w14:textId="77777777" w:rsidR="002305EA" w:rsidRPr="002305EA" w:rsidRDefault="002305EA" w:rsidP="002305EA">
      <w:pPr>
        <w:pStyle w:val="Heading2"/>
        <w:rPr>
          <w:rFonts w:ascii="Times New Roman" w:eastAsia="Calibri" w:hAnsi="Times New Roman" w:cs="Times New Roman"/>
          <w:color w:val="auto"/>
          <w:sz w:val="22"/>
          <w:szCs w:val="22"/>
        </w:rPr>
      </w:pPr>
      <w:bookmarkStart w:id="23" w:name="_Toc159048130"/>
      <w:r w:rsidRPr="002305EA">
        <w:rPr>
          <w:rFonts w:ascii="Times New Roman" w:eastAsia="Calibri" w:hAnsi="Times New Roman" w:cs="Times New Roman"/>
          <w:color w:val="auto"/>
          <w:sz w:val="22"/>
          <w:szCs w:val="22"/>
        </w:rPr>
        <w:t>Our project connects evacuees with property owners offering free rental accommodations. The platform allows secure user registration and login, with profiles for both evacuees and property owners. Property owners can list detailed property information and images. Evacuees can search for properties based on criteria like location and amenities, and book them for specific durations. A feedback and rating system will enhance trust and community. Notifications and messaging will keep users informed and facilitate communication. Property owners can manage reservations through a dedicated dashboard.</w:t>
      </w:r>
    </w:p>
    <w:p w14:paraId="0AFBE8F5" w14:textId="77777777" w:rsidR="002305EA" w:rsidRPr="002305EA" w:rsidRDefault="002305EA" w:rsidP="002305EA">
      <w:pPr>
        <w:pStyle w:val="Heading2"/>
        <w:rPr>
          <w:rFonts w:ascii="Times New Roman" w:eastAsia="Calibri" w:hAnsi="Times New Roman" w:cs="Times New Roman"/>
          <w:color w:val="auto"/>
          <w:sz w:val="22"/>
          <w:szCs w:val="22"/>
        </w:rPr>
      </w:pPr>
    </w:p>
    <w:p w14:paraId="381A5136" w14:textId="77777777" w:rsidR="002305EA" w:rsidRDefault="002305EA" w:rsidP="002305EA">
      <w:pPr>
        <w:pStyle w:val="Heading2"/>
        <w:rPr>
          <w:rFonts w:ascii="Times New Roman" w:eastAsia="Calibri" w:hAnsi="Times New Roman" w:cs="Times New Roman"/>
          <w:color w:val="auto"/>
          <w:sz w:val="22"/>
          <w:szCs w:val="22"/>
        </w:rPr>
      </w:pPr>
      <w:r w:rsidRPr="002305EA">
        <w:rPr>
          <w:rFonts w:ascii="Times New Roman" w:eastAsia="Calibri" w:hAnsi="Times New Roman" w:cs="Times New Roman"/>
          <w:color w:val="auto"/>
          <w:sz w:val="22"/>
          <w:szCs w:val="22"/>
        </w:rPr>
        <w:t>Non-functional requirements ensure the system is scalable, reliable, secure, and user-friendly, with regular data backups and compliance with data protection regulations.</w:t>
      </w:r>
      <w:r w:rsidRPr="002305EA">
        <w:rPr>
          <w:rFonts w:ascii="Times New Roman" w:eastAsia="Calibri" w:hAnsi="Times New Roman" w:cs="Times New Roman"/>
          <w:color w:val="auto"/>
          <w:sz w:val="22"/>
          <w:szCs w:val="22"/>
        </w:rPr>
        <w:t xml:space="preserve"> </w:t>
      </w:r>
    </w:p>
    <w:p w14:paraId="74F6D731" w14:textId="77777777" w:rsidR="002305EA" w:rsidRDefault="002305EA" w:rsidP="002305EA">
      <w:pPr>
        <w:pStyle w:val="Heading2"/>
        <w:rPr>
          <w:rFonts w:ascii="Times New Roman" w:eastAsia="Calibri" w:hAnsi="Times New Roman" w:cs="Times New Roman"/>
          <w:color w:val="auto"/>
          <w:sz w:val="22"/>
          <w:szCs w:val="22"/>
        </w:rPr>
      </w:pPr>
    </w:p>
    <w:p w14:paraId="75AE7FE2" w14:textId="488D63DD" w:rsidR="0098077A" w:rsidRDefault="0098077A" w:rsidP="002305EA">
      <w:pPr>
        <w:pStyle w:val="Heading2"/>
        <w:rPr>
          <w:rFonts w:ascii="Cambria" w:hAnsi="Cambria"/>
        </w:rPr>
      </w:pPr>
      <w:r w:rsidRPr="0098077A">
        <w:rPr>
          <w:rFonts w:ascii="Cambria" w:hAnsi="Cambria"/>
        </w:rPr>
        <w:t xml:space="preserve">The </w:t>
      </w:r>
      <w:r w:rsidR="002305EA">
        <w:rPr>
          <w:rFonts w:ascii="Cambria" w:hAnsi="Cambria"/>
        </w:rPr>
        <w:t>Home Link</w:t>
      </w:r>
      <w:r w:rsidRPr="0098077A">
        <w:rPr>
          <w:rFonts w:ascii="Cambria" w:hAnsi="Cambria"/>
        </w:rPr>
        <w:t xml:space="preserve"> approach</w:t>
      </w:r>
      <w:bookmarkEnd w:id="23"/>
      <w:r w:rsidRPr="0098077A">
        <w:rPr>
          <w:rFonts w:ascii="Cambria" w:hAnsi="Cambria"/>
        </w:rPr>
        <w:t xml:space="preserve"> </w:t>
      </w:r>
    </w:p>
    <w:p w14:paraId="04CB037F" w14:textId="77777777" w:rsidR="002305EA" w:rsidRPr="002305EA" w:rsidRDefault="002305EA" w:rsidP="002305EA"/>
    <w:p w14:paraId="18DBE80A" w14:textId="4A578908" w:rsidR="0098077A" w:rsidRDefault="002305EA" w:rsidP="0098077A">
      <w:r w:rsidRPr="002305EA">
        <w:t>The proposed solution approach for the temporary shelter system encompasses a secure user authentication and registration system, allowing individuals like Shani and Eli to access the platform. The system facilitates property listing and search functionalities, ensuring evacuees can easily find suitable accommodations, while property owners, like Eli, can seamlessly upload and manage their listings. A robust reservation system, coupled with a comprehensive feedback and rating mechanism, enhances user experience. Personalized user profiles and dashboards, along with effective notification and communication features, contribute to a user-friendly interface.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05462A1C" w14:textId="77777777" w:rsidTr="007E35F9">
        <w:tc>
          <w:tcPr>
            <w:tcW w:w="8907" w:type="dxa"/>
          </w:tcPr>
          <w:p w14:paraId="476192B6" w14:textId="134BBC4F" w:rsidR="0098077A" w:rsidRDefault="0098077A" w:rsidP="007E35F9">
            <w:pPr>
              <w:rPr>
                <w:lang w:eastAsia="ja-JP"/>
              </w:rPr>
            </w:pPr>
          </w:p>
        </w:tc>
      </w:tr>
    </w:tbl>
    <w:p w14:paraId="58DB15DD" w14:textId="77777777" w:rsidR="0098077A" w:rsidRPr="00835C5D" w:rsidRDefault="0098077A" w:rsidP="002305EA">
      <w:pPr>
        <w:rPr>
          <w:lang w:val="en-US"/>
        </w:rPr>
      </w:pPr>
    </w:p>
    <w:p w14:paraId="67E2B153" w14:textId="6D4DA062" w:rsidR="0098077A" w:rsidRPr="00DB5467" w:rsidRDefault="0098077A" w:rsidP="002305EA">
      <w:pPr>
        <w:pStyle w:val="Heading1"/>
        <w:numPr>
          <w:ilvl w:val="0"/>
          <w:numId w:val="65"/>
        </w:numPr>
        <w:rPr>
          <w:rFonts w:ascii="Cambria" w:hAnsi="Cambria"/>
          <w:sz w:val="32"/>
          <w:szCs w:val="32"/>
        </w:rPr>
      </w:pPr>
      <w:bookmarkStart w:id="24" w:name="_Toc159048131"/>
      <w:r w:rsidRPr="00DB5467">
        <w:rPr>
          <w:rFonts w:ascii="Cambria" w:hAnsi="Cambria"/>
          <w:sz w:val="32"/>
          <w:szCs w:val="32"/>
        </w:rPr>
        <w:t>THE ARCHITECTURE</w:t>
      </w:r>
      <w:bookmarkEnd w:id="24"/>
    </w:p>
    <w:p w14:paraId="77896752" w14:textId="77777777" w:rsidR="002305EA" w:rsidRPr="002305EA" w:rsidRDefault="002305EA" w:rsidP="002305EA">
      <w:pPr>
        <w:pStyle w:val="ListParagraph"/>
        <w:ind w:left="430"/>
      </w:pPr>
    </w:p>
    <w:p w14:paraId="28609415" w14:textId="2495E893" w:rsidR="002305EA" w:rsidRDefault="00DB5467" w:rsidP="0098077A">
      <w:pPr>
        <w:rPr>
          <w:rtl/>
        </w:rPr>
      </w:pPr>
      <w:r w:rsidRPr="00DB5467">
        <w:t xml:space="preserve">To explain the architectures, we will introduce several models </w:t>
      </w:r>
      <w:proofErr w:type="gramStart"/>
      <w:r w:rsidRPr="00DB5467">
        <w:t>later on</w:t>
      </w:r>
      <w:proofErr w:type="gramEnd"/>
      <w:r w:rsidRPr="00DB5467">
        <w:t>. These models will help illustrate data transfer methods, highlight the system's key features, and clarify the interactions between the system, users, and administrators.</w:t>
      </w:r>
    </w:p>
    <w:p w14:paraId="1DEA31D3" w14:textId="77777777" w:rsidR="00DB5467" w:rsidRPr="00357BC4" w:rsidRDefault="00DB5467" w:rsidP="0098077A"/>
    <w:p w14:paraId="338301AF" w14:textId="50B5C732" w:rsidR="0098077A" w:rsidRDefault="00DB5467" w:rsidP="0098077A">
      <w:pPr>
        <w:pStyle w:val="Heading2"/>
        <w:rPr>
          <w:rFonts w:ascii="Cambria" w:hAnsi="Cambria"/>
          <w:sz w:val="28"/>
          <w:szCs w:val="28"/>
          <w:rtl/>
        </w:rPr>
      </w:pPr>
      <w:bookmarkStart w:id="25" w:name="_Toc159048132"/>
      <w:bookmarkEnd w:id="21"/>
      <w:bookmarkEnd w:id="22"/>
      <w:r w:rsidRPr="00DB5467">
        <w:rPr>
          <w:rFonts w:ascii="Cambria" w:hAnsi="Cambria"/>
          <w:sz w:val="28"/>
          <w:szCs w:val="28"/>
          <w:lang w:val="en-US"/>
        </w:rPr>
        <w:t>Home Link</w:t>
      </w:r>
      <w:r w:rsidR="0098077A" w:rsidRPr="00DB5467">
        <w:rPr>
          <w:rFonts w:ascii="Cambria" w:hAnsi="Cambria"/>
          <w:sz w:val="28"/>
          <w:szCs w:val="28"/>
        </w:rPr>
        <w:t xml:space="preserve"> Data</w:t>
      </w:r>
      <w:bookmarkEnd w:id="25"/>
    </w:p>
    <w:p w14:paraId="0C4116FC" w14:textId="77777777" w:rsidR="00DB5467" w:rsidRDefault="00DB5467" w:rsidP="00DB5467">
      <w:pPr>
        <w:rPr>
          <w:rtl/>
        </w:rPr>
      </w:pPr>
    </w:p>
    <w:p w14:paraId="0F48A5A8" w14:textId="0942B3B2" w:rsidR="00DB5467" w:rsidRPr="00DB5467" w:rsidRDefault="00DB5467" w:rsidP="00DB5467">
      <w:pPr>
        <w:rPr>
          <w:lang w:val="en-US"/>
        </w:rPr>
      </w:pPr>
      <w:r w:rsidRPr="00DB5467">
        <w:rPr>
          <w:lang w:val="en-US"/>
        </w:rPr>
        <w:t>The system's database is managed using MongoDB. This database stores all relevant information, including user profiles, property details, and reservation data. MongoDB's flexibility and scalability ensure that the platform can efficiently handle the growing amount of data and user interactions, providing a reliable foundation for connecting evacuees with available accommodations.</w:t>
      </w:r>
    </w:p>
    <w:p w14:paraId="49400F11" w14:textId="77777777" w:rsidR="00DB5467" w:rsidRPr="00DB5467" w:rsidRDefault="00DB5467" w:rsidP="00DB5467"/>
    <w:p w14:paraId="43E46AB8" w14:textId="7EF92BB0" w:rsidR="0098077A" w:rsidRDefault="0098077A" w:rsidP="00DB5467">
      <w:pPr>
        <w:pStyle w:val="Heading3"/>
        <w:rPr>
          <w:rFonts w:ascii="Cambria" w:hAnsi="Cambria"/>
        </w:rPr>
      </w:pPr>
      <w:bookmarkStart w:id="26" w:name="_Toc159048133"/>
      <w:bookmarkStart w:id="27" w:name="_Toc395548557"/>
      <w:r w:rsidRPr="0098077A">
        <w:rPr>
          <w:rFonts w:ascii="Cambria" w:hAnsi="Cambria"/>
        </w:rPr>
        <w:t>The internal and external representations</w:t>
      </w:r>
      <w:bookmarkEnd w:id="26"/>
    </w:p>
    <w:p w14:paraId="2D7098D6" w14:textId="77777777" w:rsidR="00DB5467" w:rsidRPr="00DB5467" w:rsidRDefault="00DB5467" w:rsidP="00DB5467">
      <w:pPr>
        <w:rPr>
          <w:rtl/>
        </w:rPr>
      </w:pPr>
    </w:p>
    <w:p w14:paraId="353C47EF" w14:textId="68F41250" w:rsidR="00DB5467" w:rsidRPr="00DB5467" w:rsidRDefault="00DB5467" w:rsidP="00DB5467">
      <w:pPr>
        <w:pStyle w:val="ListParagraph"/>
        <w:numPr>
          <w:ilvl w:val="0"/>
          <w:numId w:val="67"/>
        </w:numPr>
        <w:rPr>
          <w:b/>
          <w:bCs/>
          <w:lang w:val="en-US"/>
        </w:rPr>
      </w:pPr>
      <w:r w:rsidRPr="00DB5467">
        <w:rPr>
          <w:b/>
          <w:bCs/>
          <w:lang w:val="en-US"/>
        </w:rPr>
        <w:t>Internal Representation</w:t>
      </w:r>
    </w:p>
    <w:p w14:paraId="64A0730A" w14:textId="77777777" w:rsidR="00DB5467" w:rsidRPr="00DB5467" w:rsidRDefault="00DB5467" w:rsidP="00DB5467">
      <w:pPr>
        <w:ind w:left="720"/>
        <w:rPr>
          <w:lang w:val="en-US"/>
        </w:rPr>
      </w:pPr>
      <w:r w:rsidRPr="00DB5467">
        <w:rPr>
          <w:lang w:val="en-US"/>
        </w:rPr>
        <w:t>The internal representation involves the backend infrastructure, including the MongoDB database for storing user profiles, property details, reservations, and feedback. It also includes server-side logic for authentication, data processing, and search algorithms.</w:t>
      </w:r>
    </w:p>
    <w:p w14:paraId="7A6A30F4" w14:textId="77777777" w:rsidR="00DB5467" w:rsidRPr="00DB5467" w:rsidRDefault="00DB5467" w:rsidP="00DB5467">
      <w:pPr>
        <w:rPr>
          <w:lang w:val="en-US"/>
        </w:rPr>
      </w:pPr>
    </w:p>
    <w:p w14:paraId="56E4F72D" w14:textId="40DEE621" w:rsidR="00DB5467" w:rsidRPr="00DB5467" w:rsidRDefault="00DB5467" w:rsidP="00DB5467">
      <w:pPr>
        <w:pStyle w:val="ListParagraph"/>
        <w:numPr>
          <w:ilvl w:val="0"/>
          <w:numId w:val="67"/>
        </w:numPr>
        <w:rPr>
          <w:b/>
          <w:bCs/>
          <w:lang w:val="en-US"/>
        </w:rPr>
      </w:pPr>
      <w:r w:rsidRPr="00DB5467">
        <w:rPr>
          <w:b/>
          <w:bCs/>
          <w:lang w:val="en-US"/>
        </w:rPr>
        <w:t>External Representation</w:t>
      </w:r>
    </w:p>
    <w:p w14:paraId="318ECB32" w14:textId="28EB60FA" w:rsidR="0098077A" w:rsidRPr="00DB5467" w:rsidRDefault="00DB5467" w:rsidP="00DB5467">
      <w:pPr>
        <w:ind w:left="720"/>
        <w:rPr>
          <w:lang w:val="en-US"/>
        </w:rPr>
      </w:pPr>
      <w:r w:rsidRPr="00DB5467">
        <w:rPr>
          <w:lang w:val="en-US"/>
        </w:rPr>
        <w:t>The external representation consists of the user interface built with React, allowing users to create accounts, manage profiles, search for properties, and make reservations. It focuses on visual design, usability, and features like notifications and messaging to facilitate user interaction.</w:t>
      </w:r>
    </w:p>
    <w:p w14:paraId="4E16023F" w14:textId="5A9A0121" w:rsidR="0098077A" w:rsidRPr="00976BC8" w:rsidRDefault="0098077A" w:rsidP="0098077A">
      <w:pPr>
        <w:rPr>
          <w:rFonts w:hint="cs"/>
          <w:rtl/>
        </w:rPr>
      </w:pPr>
    </w:p>
    <w:p w14:paraId="3D6116DC" w14:textId="77777777" w:rsidR="0098077A" w:rsidRPr="00E61C50" w:rsidRDefault="0098077A" w:rsidP="0098077A"/>
    <w:p w14:paraId="50B6C5F2" w14:textId="77777777" w:rsidR="0098077A" w:rsidRPr="0098077A" w:rsidRDefault="0098077A" w:rsidP="0098077A">
      <w:pPr>
        <w:pStyle w:val="Heading3"/>
        <w:rPr>
          <w:rFonts w:ascii="Cambria" w:hAnsi="Cambria"/>
        </w:rPr>
      </w:pPr>
      <w:bookmarkStart w:id="28" w:name="_Toc159048134"/>
      <w:r w:rsidRPr="0098077A">
        <w:rPr>
          <w:rFonts w:ascii="Cambria" w:hAnsi="Cambria"/>
        </w:rPr>
        <w:t>Initial start-up data</w:t>
      </w:r>
      <w:bookmarkEnd w:id="28"/>
      <w:r w:rsidRPr="0098077A">
        <w:rPr>
          <w:rFonts w:ascii="Cambria" w:hAnsi="Cambria"/>
        </w:rPr>
        <w:t xml:space="preserve"> </w:t>
      </w:r>
    </w:p>
    <w:p w14:paraId="1FFD0570" w14:textId="77777777" w:rsidR="000F4BB3" w:rsidRDefault="000F4BB3" w:rsidP="000F4BB3"/>
    <w:p w14:paraId="6ADB7335" w14:textId="6E507748" w:rsidR="000F4BB3" w:rsidRDefault="000F4BB3" w:rsidP="000F4BB3">
      <w:r>
        <w:t>The initial start-up data refers to the foundational information and configurations required to launch and operate the Home Link platform effectively. This data includes:</w:t>
      </w:r>
    </w:p>
    <w:p w14:paraId="7FDF9623" w14:textId="77777777" w:rsidR="000F4BB3" w:rsidRDefault="000F4BB3" w:rsidP="000F4BB3"/>
    <w:p w14:paraId="3F8FAD7B" w14:textId="49B62C66" w:rsidR="000F4BB3" w:rsidRDefault="000F4BB3" w:rsidP="000F4BB3">
      <w:pPr>
        <w:ind w:left="720"/>
      </w:pPr>
      <w:r>
        <w:t xml:space="preserve">1. User Accounts: Pre-created user accounts for testing purposes, including profiles for both </w:t>
      </w:r>
      <w:r>
        <w:t xml:space="preserve">  </w:t>
      </w:r>
      <w:r>
        <w:t>evacuees and property owners.</w:t>
      </w:r>
    </w:p>
    <w:p w14:paraId="05FF2FC3" w14:textId="02FF08B5" w:rsidR="000F4BB3" w:rsidRDefault="000F4BB3" w:rsidP="000F4BB3">
      <w:pPr>
        <w:ind w:left="720"/>
      </w:pPr>
      <w:r>
        <w:t>2. Property Listings: Sample property listings to demonstrate the system's functionality, complete with details such as location, capacity, amenities, and images.</w:t>
      </w:r>
    </w:p>
    <w:p w14:paraId="29D80AC8" w14:textId="7AF8A91F" w:rsidR="000F4BB3" w:rsidRDefault="000F4BB3" w:rsidP="000F4BB3">
      <w:pPr>
        <w:ind w:left="720"/>
      </w:pPr>
      <w:r>
        <w:t>3. System Configuration: Settings and preferences that define how the system operates, including user roles, permissions, and security protocols.</w:t>
      </w:r>
    </w:p>
    <w:p w14:paraId="6022644F" w14:textId="271ADBC0" w:rsidR="000F4BB3" w:rsidRDefault="000F4BB3" w:rsidP="000F4BB3">
      <w:pPr>
        <w:ind w:left="720"/>
      </w:pPr>
      <w:r>
        <w:t>4. Sample Reservations and Feedback</w:t>
      </w:r>
      <w:r>
        <w:t>:</w:t>
      </w:r>
      <w:r>
        <w:t xml:space="preserve"> Example reservations and feedback entries to test and showcase the booking and rating systems.</w:t>
      </w:r>
    </w:p>
    <w:p w14:paraId="1E9C78E8" w14:textId="4F4911D2" w:rsidR="0098077A" w:rsidRDefault="000F4BB3" w:rsidP="000F4BB3">
      <w:pPr>
        <w:ind w:left="720"/>
      </w:pPr>
      <w:r>
        <w:t>5. Notification Templates</w:t>
      </w:r>
      <w:r>
        <w:t>:</w:t>
      </w:r>
      <w:r>
        <w:t xml:space="preserve"> Predefined templates for automated notifications, such as reservation confirmations and feedback requests.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DA3CA38" w14:textId="77777777" w:rsidTr="007E35F9">
        <w:tc>
          <w:tcPr>
            <w:tcW w:w="8907" w:type="dxa"/>
          </w:tcPr>
          <w:p w14:paraId="73D7173F" w14:textId="70D46864" w:rsidR="0098077A" w:rsidRDefault="0098077A" w:rsidP="007E35F9"/>
        </w:tc>
      </w:tr>
    </w:tbl>
    <w:p w14:paraId="2F918369" w14:textId="77777777" w:rsidR="0098077A" w:rsidRDefault="0098077A" w:rsidP="0098077A"/>
    <w:p w14:paraId="7C6B2E67" w14:textId="3CA2A740" w:rsidR="0098077A" w:rsidRDefault="000F4BB3" w:rsidP="0098077A">
      <w:pPr>
        <w:pStyle w:val="Heading2"/>
        <w:spacing w:before="240"/>
        <w:rPr>
          <w:rFonts w:ascii="Cambria" w:hAnsi="Cambria"/>
          <w:rtl/>
        </w:rPr>
      </w:pPr>
      <w:bookmarkStart w:id="29" w:name="_Toc159048135"/>
      <w:bookmarkEnd w:id="27"/>
      <w:r>
        <w:rPr>
          <w:rFonts w:ascii="Cambria" w:hAnsi="Cambria"/>
        </w:rPr>
        <w:t>Home Link</w:t>
      </w:r>
      <w:r w:rsidR="0098077A" w:rsidRPr="0098077A">
        <w:rPr>
          <w:rFonts w:ascii="Cambria" w:hAnsi="Cambria"/>
        </w:rPr>
        <w:t xml:space="preserve"> Processes</w:t>
      </w:r>
      <w:bookmarkEnd w:id="29"/>
    </w:p>
    <w:p w14:paraId="77629788" w14:textId="77777777" w:rsidR="000F4BB3" w:rsidRPr="000F4BB3" w:rsidRDefault="000F4BB3" w:rsidP="000F4BB3"/>
    <w:p w14:paraId="522D838A" w14:textId="1C7035F6" w:rsidR="000F4BB3" w:rsidRDefault="000F4BB3" w:rsidP="000F4BB3">
      <w:r>
        <w:t>The Home Link platform integrates several key processes to provide a comprehensive and user-friendly experience for both evacuees and property owners.</w:t>
      </w:r>
    </w:p>
    <w:p w14:paraId="76C56D78"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User Registration and Authentication</w:t>
      </w:r>
      <w:r w:rsidRPr="000F4BB3">
        <w:rPr>
          <w:rFonts w:eastAsia="Times New Roman"/>
          <w:sz w:val="24"/>
          <w:szCs w:val="24"/>
          <w:lang w:val="en-US"/>
        </w:rPr>
        <w:t>: Users create accounts and log in securely.</w:t>
      </w:r>
    </w:p>
    <w:p w14:paraId="0F057BEC"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Profile Management</w:t>
      </w:r>
      <w:r w:rsidRPr="000F4BB3">
        <w:rPr>
          <w:rFonts w:eastAsia="Times New Roman"/>
          <w:sz w:val="24"/>
          <w:szCs w:val="24"/>
          <w:lang w:val="en-US"/>
        </w:rPr>
        <w:t>: Users (evacuees and property owners) manage personal and property information.</w:t>
      </w:r>
    </w:p>
    <w:p w14:paraId="606FD2CA"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Property Listing</w:t>
      </w:r>
      <w:r w:rsidRPr="000F4BB3">
        <w:rPr>
          <w:rFonts w:eastAsia="Times New Roman"/>
          <w:sz w:val="24"/>
          <w:szCs w:val="24"/>
          <w:lang w:val="en-US"/>
        </w:rPr>
        <w:t xml:space="preserve">: </w:t>
      </w:r>
      <w:proofErr w:type="gramStart"/>
      <w:r w:rsidRPr="000F4BB3">
        <w:rPr>
          <w:rFonts w:eastAsia="Times New Roman"/>
          <w:sz w:val="24"/>
          <w:szCs w:val="24"/>
          <w:lang w:val="en-US"/>
        </w:rPr>
        <w:t>Owners</w:t>
      </w:r>
      <w:proofErr w:type="gramEnd"/>
      <w:r w:rsidRPr="000F4BB3">
        <w:rPr>
          <w:rFonts w:eastAsia="Times New Roman"/>
          <w:sz w:val="24"/>
          <w:szCs w:val="24"/>
          <w:lang w:val="en-US"/>
        </w:rPr>
        <w:t xml:space="preserve"> upload and manage details of available accommodations.</w:t>
      </w:r>
    </w:p>
    <w:p w14:paraId="3CF68937"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lastRenderedPageBreak/>
        <w:t>Property Search and Reservation</w:t>
      </w:r>
      <w:r w:rsidRPr="000F4BB3">
        <w:rPr>
          <w:rFonts w:eastAsia="Times New Roman"/>
          <w:sz w:val="24"/>
          <w:szCs w:val="24"/>
          <w:lang w:val="en-US"/>
        </w:rPr>
        <w:t>: Evacuees search for and book properties based on specific criteria.</w:t>
      </w:r>
    </w:p>
    <w:p w14:paraId="58FAEA28"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Feedback and Rating</w:t>
      </w:r>
      <w:r w:rsidRPr="000F4BB3">
        <w:rPr>
          <w:rFonts w:eastAsia="Times New Roman"/>
          <w:sz w:val="24"/>
          <w:szCs w:val="24"/>
          <w:lang w:val="en-US"/>
        </w:rPr>
        <w:t>: Users provide and view feedback on properties and stays.</w:t>
      </w:r>
    </w:p>
    <w:p w14:paraId="2CF5DEF1"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Notification and Communication</w:t>
      </w:r>
      <w:r w:rsidRPr="000F4BB3">
        <w:rPr>
          <w:rFonts w:eastAsia="Times New Roman"/>
          <w:sz w:val="24"/>
          <w:szCs w:val="24"/>
          <w:lang w:val="en-US"/>
        </w:rPr>
        <w:t>: Automated notifications and messaging facilitate updates and communication between users.</w:t>
      </w:r>
    </w:p>
    <w:p w14:paraId="04D16318" w14:textId="06833173" w:rsidR="0098077A"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Reservation Management</w:t>
      </w:r>
      <w:r w:rsidRPr="000F4BB3">
        <w:rPr>
          <w:rFonts w:eastAsia="Times New Roman"/>
          <w:sz w:val="24"/>
          <w:szCs w:val="24"/>
          <w:lang w:val="en-US"/>
        </w:rPr>
        <w:t>: Owners manage bookings and property availability through a dedicated dashboard.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5727619" w14:textId="77777777" w:rsidTr="007E35F9">
        <w:tc>
          <w:tcPr>
            <w:tcW w:w="8907" w:type="dxa"/>
          </w:tcPr>
          <w:p w14:paraId="6FD33A5A" w14:textId="63050D95" w:rsidR="0098077A" w:rsidRDefault="0098077A" w:rsidP="007E35F9">
            <w:pPr>
              <w:keepNext/>
            </w:pPr>
          </w:p>
        </w:tc>
      </w:tr>
    </w:tbl>
    <w:p w14:paraId="63296A08" w14:textId="77777777" w:rsidR="0098077A" w:rsidRPr="0098077A" w:rsidRDefault="0098077A" w:rsidP="0098077A">
      <w:pPr>
        <w:pStyle w:val="Heading2"/>
        <w:spacing w:before="240"/>
        <w:rPr>
          <w:rFonts w:ascii="Cambria" w:hAnsi="Cambria"/>
        </w:rPr>
      </w:pPr>
      <w:bookmarkStart w:id="30" w:name="_Toc159048136"/>
      <w:r w:rsidRPr="0098077A">
        <w:rPr>
          <w:rFonts w:ascii="Cambria" w:hAnsi="Cambria"/>
        </w:rPr>
        <w:t>Roles</w:t>
      </w:r>
      <w:bookmarkEnd w:id="30"/>
    </w:p>
    <w:p w14:paraId="3A431F74" w14:textId="77777777" w:rsidR="000F4BB3" w:rsidRDefault="000F4BB3" w:rsidP="0098077A">
      <w:pPr>
        <w:rPr>
          <w:lang w:val="en-US"/>
        </w:rPr>
      </w:pPr>
    </w:p>
    <w:p w14:paraId="4B86FFD9" w14:textId="709FA3FF" w:rsidR="000F4BB3" w:rsidRDefault="000F4BB3" w:rsidP="000F4BB3">
      <w:r w:rsidRPr="000F4BB3">
        <w:rPr>
          <w:b/>
          <w:bCs/>
        </w:rPr>
        <w:t>Evacuees</w:t>
      </w:r>
      <w:r>
        <w:t>: Individuals seeking temporary housing due to displacement. They use the platform to find, book, and provide feedback on properties.</w:t>
      </w:r>
    </w:p>
    <w:p w14:paraId="1512100F" w14:textId="77777777" w:rsidR="000F4BB3" w:rsidRDefault="000F4BB3" w:rsidP="000F4BB3"/>
    <w:p w14:paraId="70FEDC53" w14:textId="6EA4BF98" w:rsidR="000F4BB3" w:rsidRDefault="000F4BB3" w:rsidP="000F4BB3">
      <w:r w:rsidRPr="000F4BB3">
        <w:rPr>
          <w:b/>
          <w:bCs/>
        </w:rPr>
        <w:t>Property Owners</w:t>
      </w:r>
      <w:r>
        <w:t xml:space="preserve">: Individuals offering free accommodations to evacuees. They list and manage their properties, respond to bookings, and receive feedback. </w:t>
      </w:r>
    </w:p>
    <w:p w14:paraId="7C5743ED" w14:textId="77777777" w:rsidR="000F4BB3" w:rsidRDefault="000F4BB3" w:rsidP="000F4BB3"/>
    <w:p w14:paraId="2225490A" w14:textId="77777777" w:rsidR="000F4BB3" w:rsidRDefault="000F4BB3" w:rsidP="000F4BB3">
      <w:r>
        <w:t>These roles ensure the platform effectively connects those in need of housing with those offering support.</w:t>
      </w:r>
    </w:p>
    <w:p w14:paraId="46D5A3A6" w14:textId="36D846EA" w:rsidR="0098077A" w:rsidRDefault="0098077A" w:rsidP="000F4BB3">
      <w:r>
        <w:tab/>
      </w:r>
    </w:p>
    <w:p w14:paraId="0CF402FB" w14:textId="77777777" w:rsidR="0098077A" w:rsidRDefault="0098077A" w:rsidP="0098077A">
      <w:pPr>
        <w:pStyle w:val="Heading2"/>
        <w:rPr>
          <w:rFonts w:ascii="Cambria" w:hAnsi="Cambria"/>
          <w:rtl/>
        </w:rPr>
      </w:pPr>
      <w:bookmarkStart w:id="31" w:name="_Toc395548559"/>
      <w:bookmarkStart w:id="32" w:name="_Toc159048137"/>
      <w:r w:rsidRPr="0098077A">
        <w:rPr>
          <w:rFonts w:ascii="Cambria" w:hAnsi="Cambria"/>
        </w:rPr>
        <w:t>The life-cycle view of a system</w:t>
      </w:r>
      <w:bookmarkEnd w:id="31"/>
      <w:bookmarkEnd w:id="32"/>
    </w:p>
    <w:p w14:paraId="270DE741" w14:textId="77777777" w:rsidR="00210CA9" w:rsidRDefault="00210CA9" w:rsidP="00210CA9">
      <w:pPr>
        <w:rPr>
          <w:lang w:val="en-US"/>
        </w:rPr>
      </w:pPr>
      <w:bookmarkStart w:id="33" w:name="_Toc395548560"/>
    </w:p>
    <w:p w14:paraId="4D4EF158" w14:textId="2048E1DF" w:rsidR="0098077A" w:rsidRDefault="00210CA9" w:rsidP="00210CA9">
      <w:r w:rsidRPr="00210CA9">
        <w:t>The life-cycle view of the Home Link system includes planning and requirements gathering, where objectives and user needs are defined. This is followed by system design, developing the architecture and interface. Implementation involves coding and integrating components. Testing ensures the system meets requirements and is bug-free. Deployment makes the system accessible to users. During operation and maintenance, performance is monitored, and updates are made. Evaluation involves collecting user feedback for improvements. Eventually, the system is retired when it is no longer needed or replaced, ensuring proper data migration and decommissioning.</w:t>
      </w:r>
    </w:p>
    <w:p w14:paraId="07ABF8E7" w14:textId="77777777" w:rsidR="000F4BB3" w:rsidRDefault="000F4BB3" w:rsidP="000F4BB3">
      <w:pPr>
        <w:pStyle w:val="Heading1"/>
        <w:rPr>
          <w:rFonts w:ascii="Cambria" w:hAnsi="Cambria"/>
        </w:rPr>
      </w:pPr>
      <w:bookmarkStart w:id="34" w:name="_Toc159048138"/>
    </w:p>
    <w:p w14:paraId="06B166B1" w14:textId="4FA2D530" w:rsidR="0098077A" w:rsidRPr="00210CA9" w:rsidRDefault="0098077A" w:rsidP="00210CA9">
      <w:pPr>
        <w:pStyle w:val="Heading1"/>
        <w:numPr>
          <w:ilvl w:val="0"/>
          <w:numId w:val="65"/>
        </w:numPr>
        <w:rPr>
          <w:rFonts w:ascii="Cambria" w:hAnsi="Cambria"/>
          <w:sz w:val="32"/>
          <w:szCs w:val="32"/>
          <w:rtl/>
        </w:rPr>
      </w:pPr>
      <w:r w:rsidRPr="00210CA9">
        <w:rPr>
          <w:rFonts w:ascii="Cambria" w:hAnsi="Cambria"/>
          <w:sz w:val="32"/>
          <w:szCs w:val="32"/>
        </w:rPr>
        <w:t>SYSTEM DESIGN</w:t>
      </w:r>
      <w:bookmarkEnd w:id="33"/>
      <w:bookmarkEnd w:id="34"/>
    </w:p>
    <w:p w14:paraId="728E1404" w14:textId="77777777" w:rsidR="00210CA9" w:rsidRPr="00210CA9" w:rsidRDefault="00210CA9" w:rsidP="00210CA9">
      <w:pPr>
        <w:pStyle w:val="ListParagraph"/>
        <w:ind w:left="430"/>
      </w:pPr>
    </w:p>
    <w:p w14:paraId="5EBD435B" w14:textId="0D800BE3" w:rsidR="0098077A" w:rsidRDefault="0098077A" w:rsidP="0098077A">
      <w:r w:rsidRPr="00ED4655">
        <w:t>This section discuss</w:t>
      </w:r>
      <w:r>
        <w:t>es</w:t>
      </w:r>
      <w:r w:rsidRPr="00ED4655">
        <w:t xml:space="preserve"> the design of </w:t>
      </w:r>
      <w:r w:rsidR="00210CA9">
        <w:t>Home Link</w:t>
      </w:r>
      <w:r w:rsidRPr="00ED4655">
        <w:t>; it will explain the mapping of the architecture and its elements to the components that will implement and animate them.</w:t>
      </w:r>
    </w:p>
    <w:p w14:paraId="405F8E12" w14:textId="77777777" w:rsidR="00210CA9" w:rsidRDefault="00210CA9" w:rsidP="0098077A"/>
    <w:p w14:paraId="3F4900C0" w14:textId="77777777" w:rsidR="00210CA9" w:rsidRDefault="00210CA9" w:rsidP="0098077A"/>
    <w:p w14:paraId="3D60C7B1" w14:textId="77777777" w:rsidR="00210CA9" w:rsidRDefault="00210CA9" w:rsidP="0098077A"/>
    <w:p w14:paraId="099DB828" w14:textId="77777777" w:rsidR="00210CA9" w:rsidRDefault="00210CA9" w:rsidP="0098077A"/>
    <w:p w14:paraId="37516CC1" w14:textId="77777777" w:rsidR="00210CA9" w:rsidRDefault="00210CA9" w:rsidP="0098077A"/>
    <w:p w14:paraId="2766B9AA" w14:textId="77777777" w:rsidR="00210CA9" w:rsidRDefault="00210CA9" w:rsidP="0098077A">
      <w:pPr>
        <w:pStyle w:val="Heading2"/>
        <w:rPr>
          <w:rFonts w:ascii="Cambria" w:hAnsi="Cambria"/>
        </w:rPr>
      </w:pPr>
      <w:bookmarkStart w:id="35" w:name="_Toc159048139"/>
    </w:p>
    <w:p w14:paraId="7CAE6B91" w14:textId="089A6D7B" w:rsidR="0098077A" w:rsidRPr="00210CA9" w:rsidRDefault="0098077A" w:rsidP="0098077A">
      <w:pPr>
        <w:pStyle w:val="Heading2"/>
        <w:rPr>
          <w:rFonts w:ascii="Cambria" w:hAnsi="Cambria"/>
          <w:sz w:val="28"/>
          <w:szCs w:val="28"/>
        </w:rPr>
      </w:pPr>
      <w:r w:rsidRPr="00210CA9">
        <w:rPr>
          <w:rFonts w:ascii="Cambria" w:hAnsi="Cambria"/>
          <w:sz w:val="28"/>
          <w:szCs w:val="28"/>
        </w:rPr>
        <w:t>Data components</w:t>
      </w:r>
      <w:bookmarkEnd w:id="35"/>
    </w:p>
    <w:p w14:paraId="5F12B8D2" w14:textId="77777777" w:rsidR="00764B3D" w:rsidRDefault="00764B3D" w:rsidP="0098077A">
      <w:pPr>
        <w:pStyle w:val="Heading3"/>
        <w:rPr>
          <w:rFonts w:eastAsia="Calibri" w:cs="Times New Roman"/>
          <w:color w:val="auto"/>
          <w:sz w:val="22"/>
          <w:szCs w:val="22"/>
          <w:rtl/>
        </w:rPr>
      </w:pPr>
      <w:bookmarkStart w:id="36" w:name="_Toc159048140"/>
      <w:r w:rsidRPr="00764B3D">
        <w:rPr>
          <w:rFonts w:eastAsia="Calibri" w:cs="Times New Roman"/>
          <w:color w:val="auto"/>
          <w:sz w:val="22"/>
          <w:szCs w:val="22"/>
        </w:rPr>
        <w:t>The Home Link project has two major data entities: Users and Properties. User information is used for registration, authentication, and profile management. Property data, including details like location, capacity, amenities, and images, is retrieved from the database and displayed on the user interface, both in a list format and on a map, to facilitate easy search and reservation by evacuees.</w:t>
      </w:r>
    </w:p>
    <w:bookmarkEnd w:id="36"/>
    <w:p w14:paraId="2581DB75" w14:textId="6C494699" w:rsidR="0098077A" w:rsidRDefault="0098077A" w:rsidP="0098077A">
      <w:r>
        <w:t xml:space="preserve"> </w:t>
      </w:r>
    </w:p>
    <w:p w14:paraId="46C7CD6A" w14:textId="4BA022F0" w:rsidR="00893CBF" w:rsidRDefault="00893CBF" w:rsidP="00893CBF">
      <w:pPr>
        <w:pStyle w:val="Heading2"/>
        <w:rPr>
          <w:rFonts w:ascii="Cambria" w:hAnsi="Cambria"/>
          <w:sz w:val="28"/>
          <w:szCs w:val="28"/>
        </w:rPr>
      </w:pPr>
      <w:r w:rsidRPr="00893CBF">
        <w:rPr>
          <w:rFonts w:eastAsia="Times New Roman"/>
          <w:noProof/>
          <w:sz w:val="24"/>
          <w:szCs w:val="24"/>
          <w:lang w:val="en-US"/>
        </w:rPr>
        <w:drawing>
          <wp:anchor distT="0" distB="0" distL="114300" distR="114300" simplePos="0" relativeHeight="251701248" behindDoc="0" locked="0" layoutInCell="1" allowOverlap="1" wp14:anchorId="042FD39B" wp14:editId="596921CF">
            <wp:simplePos x="0" y="0"/>
            <wp:positionH relativeFrom="margin">
              <wp:align>right</wp:align>
            </wp:positionH>
            <wp:positionV relativeFrom="paragraph">
              <wp:posOffset>336550</wp:posOffset>
            </wp:positionV>
            <wp:extent cx="5486400" cy="4278630"/>
            <wp:effectExtent l="0" t="0" r="0" b="7620"/>
            <wp:wrapSquare wrapText="bothSides"/>
            <wp:docPr id="11276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278630"/>
                    </a:xfrm>
                    <a:prstGeom prst="rect">
                      <a:avLst/>
                    </a:prstGeom>
                    <a:noFill/>
                    <a:ln>
                      <a:noFill/>
                    </a:ln>
                  </pic:spPr>
                </pic:pic>
              </a:graphicData>
            </a:graphic>
          </wp:anchor>
        </w:drawing>
      </w:r>
      <w:r w:rsidRPr="00210CA9">
        <w:rPr>
          <w:rFonts w:ascii="Cambria" w:hAnsi="Cambria"/>
          <w:sz w:val="28"/>
          <w:szCs w:val="28"/>
        </w:rPr>
        <w:t xml:space="preserve">Data </w:t>
      </w:r>
      <w:r>
        <w:rPr>
          <w:rFonts w:ascii="Cambria" w:hAnsi="Cambria"/>
          <w:sz w:val="28"/>
          <w:szCs w:val="28"/>
        </w:rPr>
        <w:t>Diagram:</w:t>
      </w:r>
    </w:p>
    <w:p w14:paraId="363DFF9C" w14:textId="774DA422" w:rsidR="00893CBF" w:rsidRDefault="00893CBF" w:rsidP="00893CBF"/>
    <w:p w14:paraId="39D589B2" w14:textId="10BD5CDC" w:rsidR="00893CBF" w:rsidRPr="00893CBF" w:rsidRDefault="00893CBF" w:rsidP="00893CBF">
      <w:pPr>
        <w:spacing w:before="100" w:beforeAutospacing="1" w:after="100" w:afterAutospacing="1" w:line="240" w:lineRule="auto"/>
        <w:jc w:val="left"/>
        <w:rPr>
          <w:rFonts w:eastAsia="Times New Roman"/>
          <w:sz w:val="24"/>
          <w:szCs w:val="24"/>
          <w:lang w:val="en-US"/>
        </w:rPr>
      </w:pPr>
    </w:p>
    <w:p w14:paraId="70DC2A0A" w14:textId="77777777" w:rsidR="00893CBF" w:rsidRPr="00893CBF" w:rsidRDefault="00893CBF" w:rsidP="00893CBF"/>
    <w:p w14:paraId="59C3C776" w14:textId="77777777" w:rsidR="00893CBF" w:rsidRPr="00541D5F" w:rsidRDefault="00893CBF" w:rsidP="0098077A"/>
    <w:p w14:paraId="4065E731" w14:textId="77777777" w:rsidR="0098077A" w:rsidRDefault="0098077A" w:rsidP="0098077A">
      <w:pPr>
        <w:rPr>
          <w:lang w:eastAsia="ja-JP"/>
        </w:rPr>
      </w:pPr>
    </w:p>
    <w:p w14:paraId="6F8F9FD1" w14:textId="77777777" w:rsidR="00893CBF" w:rsidRDefault="00893CBF" w:rsidP="0098077A">
      <w:pPr>
        <w:rPr>
          <w:lang w:eastAsia="ja-JP"/>
        </w:rPr>
      </w:pPr>
    </w:p>
    <w:p w14:paraId="4C98C61A" w14:textId="77777777" w:rsidR="00893CBF" w:rsidRDefault="00893CBF" w:rsidP="0098077A">
      <w:pPr>
        <w:rPr>
          <w:lang w:eastAsia="ja-JP"/>
        </w:rPr>
      </w:pPr>
    </w:p>
    <w:p w14:paraId="5794D503" w14:textId="77777777" w:rsidR="00893CBF" w:rsidRDefault="00893CBF" w:rsidP="0098077A">
      <w:pPr>
        <w:rPr>
          <w:lang w:eastAsia="ja-JP"/>
        </w:rPr>
      </w:pPr>
    </w:p>
    <w:p w14:paraId="45335E4B" w14:textId="77777777" w:rsidR="00893CBF" w:rsidRDefault="00893CBF" w:rsidP="0098077A">
      <w:pPr>
        <w:rPr>
          <w:lang w:eastAsia="ja-JP"/>
        </w:rPr>
      </w:pPr>
    </w:p>
    <w:p w14:paraId="23DF179E" w14:textId="77777777" w:rsidR="00893CBF" w:rsidRDefault="00893CBF" w:rsidP="0098077A">
      <w:pPr>
        <w:rPr>
          <w:lang w:eastAsia="ja-JP"/>
        </w:rPr>
      </w:pPr>
    </w:p>
    <w:p w14:paraId="4623A4A5" w14:textId="77777777" w:rsidR="00893CBF" w:rsidRDefault="00893CBF" w:rsidP="0098077A">
      <w:pPr>
        <w:rPr>
          <w:lang w:eastAsia="ja-JP"/>
        </w:rPr>
      </w:pPr>
    </w:p>
    <w:p w14:paraId="35AB361E" w14:textId="77777777" w:rsidR="0098077A" w:rsidRPr="0098077A" w:rsidRDefault="0098077A" w:rsidP="0098077A">
      <w:pPr>
        <w:pStyle w:val="Heading2"/>
        <w:rPr>
          <w:rFonts w:ascii="Cambria" w:hAnsi="Cambria"/>
        </w:rPr>
      </w:pPr>
      <w:bookmarkStart w:id="37" w:name="_Toc159048144"/>
      <w:r w:rsidRPr="0098077A">
        <w:rPr>
          <w:rFonts w:ascii="Cambria" w:hAnsi="Cambria"/>
        </w:rPr>
        <w:t>Process components</w:t>
      </w:r>
      <w:bookmarkEnd w:id="37"/>
    </w:p>
    <w:p w14:paraId="434032A4" w14:textId="77777777" w:rsidR="00416088" w:rsidRDefault="00416088" w:rsidP="00416088">
      <w:r>
        <w:br/>
      </w:r>
      <w:r>
        <w:t>The process components of the Home Link project include several key operations that ensure the system functions smoothly and efficiently:</w:t>
      </w:r>
    </w:p>
    <w:p w14:paraId="10E39A0B" w14:textId="77777777" w:rsidR="00416088" w:rsidRDefault="00416088" w:rsidP="00416088"/>
    <w:p w14:paraId="06995105" w14:textId="45F5D41D" w:rsidR="00416088" w:rsidRDefault="00416088" w:rsidP="00416088">
      <w:pPr>
        <w:ind w:left="720"/>
      </w:pPr>
      <w:r>
        <w:t>1. User Registration and Authentication: This process involves creating new user accounts, verifying identities, and enabling secure login for both evacuees and property owners.</w:t>
      </w:r>
    </w:p>
    <w:p w14:paraId="42C5E90F" w14:textId="77777777" w:rsidR="00416088" w:rsidRDefault="00416088" w:rsidP="00416088"/>
    <w:p w14:paraId="3D8ABFCA" w14:textId="3429EF7E" w:rsidR="00416088" w:rsidRDefault="00416088" w:rsidP="00416088">
      <w:pPr>
        <w:ind w:left="720"/>
      </w:pPr>
      <w:r>
        <w:t>2. Profile Management: Users can edit and update their profiles, including personal information and property details for owners.</w:t>
      </w:r>
    </w:p>
    <w:p w14:paraId="0EEC6BF9" w14:textId="77777777" w:rsidR="00416088" w:rsidRDefault="00416088" w:rsidP="00416088"/>
    <w:p w14:paraId="1EF6DCCA" w14:textId="19D97E7E" w:rsidR="00416088" w:rsidRDefault="00416088" w:rsidP="00416088">
      <w:pPr>
        <w:ind w:left="720"/>
      </w:pPr>
      <w:r>
        <w:t>3. Property Listing: Property owners upload and manage information about their available accommodations, including adding images and specifying amenities.</w:t>
      </w:r>
    </w:p>
    <w:p w14:paraId="7F810719" w14:textId="77777777" w:rsidR="00416088" w:rsidRDefault="00416088" w:rsidP="00416088"/>
    <w:p w14:paraId="13FA427F" w14:textId="5CF862E5" w:rsidR="00416088" w:rsidRDefault="00416088" w:rsidP="00416088">
      <w:pPr>
        <w:ind w:left="720"/>
      </w:pPr>
      <w:r>
        <w:t xml:space="preserve">4. </w:t>
      </w:r>
      <w:r>
        <w:t>P</w:t>
      </w:r>
      <w:r>
        <w:t xml:space="preserve">roperty Search and Reservation: Evacuees search for properties based on criteria such as location and </w:t>
      </w:r>
      <w:proofErr w:type="gramStart"/>
      <w:r>
        <w:t>capacity, and</w:t>
      </w:r>
      <w:proofErr w:type="gramEnd"/>
      <w:r>
        <w:t xml:space="preserve"> make reservations for their preferred accommodations.</w:t>
      </w:r>
    </w:p>
    <w:p w14:paraId="02D5B1B8" w14:textId="77777777" w:rsidR="00416088" w:rsidRDefault="00416088" w:rsidP="00416088"/>
    <w:p w14:paraId="4AE6F46F" w14:textId="287B33C9" w:rsidR="0098077A" w:rsidRDefault="00416088" w:rsidP="00416088">
      <w:pPr>
        <w:ind w:left="720"/>
      </w:pPr>
      <w:r>
        <w:t>5. Feedback and Rating: Users provide feedback and ratings for properties, which helps maintain a reputation system for property owners.</w:t>
      </w:r>
    </w:p>
    <w:p w14:paraId="6A816E2F" w14:textId="77777777" w:rsidR="00416088" w:rsidRDefault="00416088" w:rsidP="00416088"/>
    <w:p w14:paraId="26534675" w14:textId="77777777" w:rsidR="00416088" w:rsidRDefault="00416088" w:rsidP="00416088"/>
    <w:p w14:paraId="4047E5A7" w14:textId="77777777" w:rsidR="0098077A" w:rsidRPr="00416088" w:rsidRDefault="0098077A" w:rsidP="0098077A">
      <w:pPr>
        <w:pStyle w:val="Heading2"/>
        <w:rPr>
          <w:rFonts w:ascii="Cambria" w:hAnsi="Cambria"/>
          <w:lang w:val="fr-FR"/>
        </w:rPr>
      </w:pPr>
      <w:bookmarkStart w:id="38" w:name="_Toc159048145"/>
      <w:bookmarkStart w:id="39" w:name="_Toc428096166"/>
      <w:r w:rsidRPr="00416088">
        <w:rPr>
          <w:rFonts w:ascii="Cambria" w:hAnsi="Cambria"/>
          <w:lang w:val="fr-FR"/>
        </w:rPr>
        <w:t>Communication components (user-computer interaction)</w:t>
      </w:r>
      <w:bookmarkEnd w:id="38"/>
      <w:r w:rsidRPr="00416088">
        <w:rPr>
          <w:rFonts w:ascii="Cambria" w:hAnsi="Cambria"/>
          <w:lang w:val="fr-FR"/>
        </w:rPr>
        <w:t xml:space="preserve"> </w:t>
      </w:r>
    </w:p>
    <w:p w14:paraId="21421628" w14:textId="77777777" w:rsidR="0098077A" w:rsidRPr="00416088" w:rsidRDefault="0098077A" w:rsidP="0098077A">
      <w:pPr>
        <w:pStyle w:val="Heading2"/>
        <w:rPr>
          <w:rFonts w:ascii="Cambria" w:hAnsi="Cambria"/>
          <w:rtl/>
        </w:rPr>
      </w:pPr>
      <w:bookmarkStart w:id="40" w:name="_Toc159048146"/>
      <w:r w:rsidRPr="00416088">
        <w:rPr>
          <w:rFonts w:ascii="Cambria" w:hAnsi="Cambria"/>
        </w:rPr>
        <w:t>Interactions</w:t>
      </w:r>
      <w:bookmarkEnd w:id="39"/>
      <w:bookmarkEnd w:id="40"/>
    </w:p>
    <w:p w14:paraId="3A1ED5BD" w14:textId="77777777" w:rsidR="00416088" w:rsidRPr="00416088" w:rsidRDefault="00416088" w:rsidP="00416088"/>
    <w:p w14:paraId="714B97BB" w14:textId="77777777" w:rsidR="00416088" w:rsidRDefault="00416088" w:rsidP="0098077A">
      <w:pPr>
        <w:pStyle w:val="Heading3"/>
        <w:rPr>
          <w:rFonts w:eastAsia="Calibri" w:cs="Times New Roman"/>
          <w:color w:val="auto"/>
          <w:sz w:val="22"/>
          <w:szCs w:val="22"/>
          <w:rtl/>
        </w:rPr>
      </w:pPr>
      <w:bookmarkStart w:id="41" w:name="_Toc395548561"/>
      <w:bookmarkStart w:id="42" w:name="_Toc423526442"/>
      <w:bookmarkStart w:id="43" w:name="_Toc428096168"/>
      <w:bookmarkStart w:id="44" w:name="_Toc159048147"/>
      <w:r w:rsidRPr="00416088">
        <w:rPr>
          <w:rFonts w:eastAsia="Calibri" w:cs="Times New Roman"/>
          <w:color w:val="auto"/>
          <w:sz w:val="22"/>
          <w:szCs w:val="22"/>
        </w:rPr>
        <w:t>The Home Link project employs a React-based web application to ensure smooth user-computer interaction. The user interface is clean and responsive, guiding users through registration, property search, and reservation processes with ease. Users can manage their profiles and update personal information via a user-friendly dashboard. Interactive search and filter tools allow evacuees to find properties that meet their specific needs, with results displayed in both list and map views. Detailed property pages provide comprehensive information, including descriptions and images. The reservation system enables easy booking with clear confirmation messages. Additionally, users can submit feedback and ratings, contributing to the platform's reputation system.</w:t>
      </w:r>
    </w:p>
    <w:p w14:paraId="77CF3A35" w14:textId="77777777" w:rsidR="00416088" w:rsidRDefault="00416088" w:rsidP="0098077A">
      <w:pPr>
        <w:pStyle w:val="Heading3"/>
        <w:rPr>
          <w:rFonts w:eastAsia="Calibri" w:cs="Times New Roman"/>
          <w:color w:val="auto"/>
          <w:sz w:val="22"/>
          <w:szCs w:val="22"/>
          <w:rtl/>
        </w:rPr>
      </w:pPr>
    </w:p>
    <w:p w14:paraId="2BD7FEFF" w14:textId="77777777" w:rsidR="00416088" w:rsidRDefault="00416088" w:rsidP="00416088">
      <w:pPr>
        <w:rPr>
          <w:rtl/>
        </w:rPr>
      </w:pPr>
    </w:p>
    <w:p w14:paraId="7200C7D7" w14:textId="77777777" w:rsidR="00416088" w:rsidRDefault="00416088" w:rsidP="00416088">
      <w:pPr>
        <w:rPr>
          <w:rtl/>
        </w:rPr>
      </w:pPr>
    </w:p>
    <w:p w14:paraId="3DD65109" w14:textId="77777777" w:rsidR="00416088" w:rsidRDefault="00416088" w:rsidP="00416088">
      <w:pPr>
        <w:rPr>
          <w:rtl/>
        </w:rPr>
      </w:pPr>
    </w:p>
    <w:p w14:paraId="3F995275" w14:textId="77777777" w:rsidR="00416088" w:rsidRDefault="00416088" w:rsidP="00416088">
      <w:pPr>
        <w:rPr>
          <w:rtl/>
        </w:rPr>
      </w:pPr>
    </w:p>
    <w:p w14:paraId="4755D53C" w14:textId="77777777" w:rsidR="00416088" w:rsidRDefault="00416088" w:rsidP="00416088">
      <w:pPr>
        <w:rPr>
          <w:rtl/>
        </w:rPr>
      </w:pPr>
    </w:p>
    <w:p w14:paraId="7BAF165E" w14:textId="77777777" w:rsidR="00416088" w:rsidRDefault="00416088" w:rsidP="00416088">
      <w:pPr>
        <w:rPr>
          <w:rtl/>
        </w:rPr>
      </w:pPr>
    </w:p>
    <w:p w14:paraId="4061EFAC" w14:textId="77777777" w:rsidR="00416088" w:rsidRDefault="00416088" w:rsidP="00416088">
      <w:pPr>
        <w:rPr>
          <w:rtl/>
        </w:rPr>
      </w:pPr>
    </w:p>
    <w:p w14:paraId="5C0B8D6C" w14:textId="77777777" w:rsidR="00416088" w:rsidRPr="00416088" w:rsidRDefault="00416088" w:rsidP="00416088">
      <w:pPr>
        <w:rPr>
          <w:rtl/>
        </w:rPr>
      </w:pPr>
    </w:p>
    <w:p w14:paraId="08ACEB2B" w14:textId="7C08C735" w:rsidR="0098077A" w:rsidRPr="00416088" w:rsidRDefault="0098077A" w:rsidP="0098077A">
      <w:pPr>
        <w:pStyle w:val="Heading3"/>
        <w:rPr>
          <w:rFonts w:ascii="Cambria" w:hAnsi="Cambria"/>
        </w:rPr>
      </w:pPr>
      <w:r w:rsidRPr="00416088">
        <w:rPr>
          <w:rFonts w:ascii="Cambria" w:hAnsi="Cambria"/>
        </w:rPr>
        <w:lastRenderedPageBreak/>
        <w:t>State diagram</w:t>
      </w:r>
      <w:bookmarkEnd w:id="42"/>
      <w:bookmarkEnd w:id="43"/>
      <w:bookmarkEnd w:id="44"/>
      <w:r w:rsidRPr="00416088">
        <w:rPr>
          <w:rFonts w:ascii="Cambria" w:hAnsi="Cambria"/>
        </w:rPr>
        <w:t xml:space="preserve"> </w:t>
      </w:r>
    </w:p>
    <w:p w14:paraId="1886F095" w14:textId="77777777" w:rsidR="0098077A" w:rsidRPr="00416088" w:rsidRDefault="0098077A" w:rsidP="0098077A">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BBC4775" w14:textId="77777777" w:rsidTr="007E35F9">
        <w:tc>
          <w:tcPr>
            <w:tcW w:w="8907" w:type="dxa"/>
          </w:tcPr>
          <w:p w14:paraId="0BC84099" w14:textId="77777777" w:rsidR="0098077A" w:rsidRDefault="0098077A" w:rsidP="007E35F9"/>
          <w:p w14:paraId="1C62F777" w14:textId="6B16D82B" w:rsidR="0098077A" w:rsidRDefault="0098077A" w:rsidP="007E35F9"/>
        </w:tc>
      </w:tr>
    </w:tbl>
    <w:p w14:paraId="316E0585" w14:textId="77777777" w:rsidR="0098077A" w:rsidRPr="00B310E5" w:rsidRDefault="0098077A" w:rsidP="0098077A">
      <w:pPr>
        <w:pStyle w:val="Heading3"/>
        <w:pageBreakBefore/>
        <w:rPr>
          <w:rFonts w:ascii="Cambria" w:hAnsi="Cambria"/>
        </w:rPr>
      </w:pPr>
      <w:bookmarkStart w:id="45" w:name="_Toc423526441"/>
      <w:bookmarkStart w:id="46" w:name="_Toc428096167"/>
      <w:bookmarkStart w:id="47" w:name="_Toc159048148"/>
      <w:r w:rsidRPr="00B310E5">
        <w:rPr>
          <w:rFonts w:ascii="Cambria" w:hAnsi="Cambria"/>
        </w:rPr>
        <w:lastRenderedPageBreak/>
        <w:t>Design sequence diagram</w:t>
      </w:r>
      <w:bookmarkEnd w:id="45"/>
      <w:bookmarkEnd w:id="46"/>
      <w:bookmarkEnd w:id="47"/>
    </w:p>
    <w:p w14:paraId="4558AAD7" w14:textId="77777777" w:rsidR="00416088" w:rsidRDefault="00416088" w:rsidP="00416088"/>
    <w:p w14:paraId="5C43CEBB" w14:textId="3F1594C6" w:rsidR="00416088" w:rsidRPr="00416088" w:rsidRDefault="00416088" w:rsidP="00416088">
      <w:pPr>
        <w:spacing w:before="100" w:beforeAutospacing="1" w:after="100" w:afterAutospacing="1" w:line="240" w:lineRule="auto"/>
        <w:jc w:val="left"/>
        <w:rPr>
          <w:rFonts w:eastAsia="Times New Roman"/>
          <w:sz w:val="24"/>
          <w:szCs w:val="24"/>
          <w:lang w:val="en-US"/>
        </w:rPr>
      </w:pPr>
      <w:r w:rsidRPr="00416088">
        <w:rPr>
          <w:rFonts w:eastAsia="Times New Roman"/>
          <w:noProof/>
          <w:sz w:val="24"/>
          <w:szCs w:val="24"/>
          <w:lang w:val="en-US"/>
        </w:rPr>
        <w:drawing>
          <wp:anchor distT="0" distB="0" distL="114300" distR="114300" simplePos="0" relativeHeight="251702272" behindDoc="0" locked="0" layoutInCell="1" allowOverlap="1" wp14:anchorId="6C6E3DC0" wp14:editId="00F7D551">
            <wp:simplePos x="0" y="0"/>
            <wp:positionH relativeFrom="column">
              <wp:posOffset>0</wp:posOffset>
            </wp:positionH>
            <wp:positionV relativeFrom="paragraph">
              <wp:posOffset>139700</wp:posOffset>
            </wp:positionV>
            <wp:extent cx="5486400" cy="6520815"/>
            <wp:effectExtent l="0" t="0" r="0" b="0"/>
            <wp:wrapSquare wrapText="bothSides"/>
            <wp:docPr id="402867125"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7125" name="Picture 4" descr="A diagram of a pro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520815"/>
                    </a:xfrm>
                    <a:prstGeom prst="rect">
                      <a:avLst/>
                    </a:prstGeom>
                    <a:noFill/>
                    <a:ln>
                      <a:noFill/>
                    </a:ln>
                  </pic:spPr>
                </pic:pic>
              </a:graphicData>
            </a:graphic>
          </wp:anchor>
        </w:drawing>
      </w:r>
    </w:p>
    <w:p w14:paraId="66F9B652" w14:textId="77777777" w:rsidR="00416088" w:rsidRPr="00416088" w:rsidRDefault="00416088" w:rsidP="00416088"/>
    <w:p w14:paraId="64D6A046" w14:textId="58CA7C7E" w:rsidR="0098077A" w:rsidRPr="00E706EA" w:rsidRDefault="0098077A" w:rsidP="0098077A"/>
    <w:p w14:paraId="5CFE4A15" w14:textId="609DEA8E" w:rsidR="00416088" w:rsidRDefault="00416088" w:rsidP="0098077A">
      <w:pPr>
        <w:pStyle w:val="Heading2"/>
      </w:pPr>
      <w:bookmarkStart w:id="48" w:name="_Toc159048149"/>
      <w:bookmarkStart w:id="49" w:name="_Hlk159047261"/>
    </w:p>
    <w:p w14:paraId="39D65C69" w14:textId="55DD46A0" w:rsidR="0098077A" w:rsidRPr="00B310E5" w:rsidRDefault="00B310E5" w:rsidP="0098077A">
      <w:pPr>
        <w:pStyle w:val="Heading2"/>
        <w:rPr>
          <w:rFonts w:ascii="Cambria" w:hAnsi="Cambria"/>
          <w:lang w:val="en-US"/>
        </w:rPr>
      </w:pPr>
      <w:r w:rsidRPr="00B310E5">
        <w:rPr>
          <w:rFonts w:ascii="Cambria" w:hAnsi="Cambria"/>
          <w:noProof/>
          <w:color w:val="000000"/>
          <w:bdr w:val="none" w:sz="0" w:space="0" w:color="auto" w:frame="1"/>
        </w:rPr>
        <w:drawing>
          <wp:anchor distT="0" distB="0" distL="114300" distR="114300" simplePos="0" relativeHeight="251703296" behindDoc="0" locked="0" layoutInCell="1" allowOverlap="1" wp14:anchorId="715518E5" wp14:editId="5017496A">
            <wp:simplePos x="0" y="0"/>
            <wp:positionH relativeFrom="column">
              <wp:posOffset>-215900</wp:posOffset>
            </wp:positionH>
            <wp:positionV relativeFrom="paragraph">
              <wp:posOffset>361950</wp:posOffset>
            </wp:positionV>
            <wp:extent cx="5486400" cy="3937000"/>
            <wp:effectExtent l="0" t="0" r="0" b="6350"/>
            <wp:wrapSquare wrapText="bothSides"/>
            <wp:docPr id="385311804" name="Picture 1"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1804" name="Picture 1" descr="A diagram of a software projec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937000"/>
                    </a:xfrm>
                    <a:prstGeom prst="rect">
                      <a:avLst/>
                    </a:prstGeom>
                    <a:noFill/>
                    <a:ln>
                      <a:noFill/>
                    </a:ln>
                  </pic:spPr>
                </pic:pic>
              </a:graphicData>
            </a:graphic>
          </wp:anchor>
        </w:drawing>
      </w:r>
      <w:r w:rsidR="0098077A" w:rsidRPr="00B310E5">
        <w:rPr>
          <w:rFonts w:ascii="Cambria" w:hAnsi="Cambria"/>
        </w:rPr>
        <w:t>S</w:t>
      </w:r>
      <w:proofErr w:type="spellStart"/>
      <w:r w:rsidR="0098077A" w:rsidRPr="00B310E5">
        <w:rPr>
          <w:rFonts w:ascii="Cambria" w:hAnsi="Cambria"/>
          <w:lang w:val="en-US"/>
        </w:rPr>
        <w:t>ystem</w:t>
      </w:r>
      <w:proofErr w:type="spellEnd"/>
      <w:r w:rsidR="0098077A" w:rsidRPr="00B310E5">
        <w:rPr>
          <w:rFonts w:ascii="Cambria" w:hAnsi="Cambria"/>
          <w:lang w:val="en-US"/>
        </w:rPr>
        <w:t xml:space="preserve"> Architecture</w:t>
      </w:r>
      <w:bookmarkEnd w:id="48"/>
    </w:p>
    <w:p w14:paraId="46DBC136" w14:textId="1E4DFB24" w:rsidR="00416088" w:rsidRDefault="00416088" w:rsidP="00416088">
      <w:pPr>
        <w:rPr>
          <w:lang w:val="en-US"/>
        </w:rPr>
      </w:pPr>
    </w:p>
    <w:p w14:paraId="23852C63" w14:textId="77777777" w:rsidR="00764B3D" w:rsidRDefault="00764B3D" w:rsidP="0098077A">
      <w:pPr>
        <w:pStyle w:val="Heading1"/>
        <w:ind w:left="360" w:hanging="360"/>
      </w:pPr>
      <w:bookmarkStart w:id="50" w:name="_Toc159048150"/>
      <w:bookmarkStart w:id="51" w:name="_Toc428096164"/>
      <w:bookmarkEnd w:id="49"/>
    </w:p>
    <w:p w14:paraId="5D05661E" w14:textId="599DB947" w:rsidR="0098077A" w:rsidRPr="00B310E5" w:rsidRDefault="00B310E5" w:rsidP="0098077A">
      <w:pPr>
        <w:pStyle w:val="Heading1"/>
        <w:ind w:left="360" w:hanging="360"/>
        <w:rPr>
          <w:rFonts w:ascii="Cambria" w:hAnsi="Cambria"/>
          <w:sz w:val="32"/>
          <w:szCs w:val="32"/>
        </w:rPr>
      </w:pPr>
      <w:proofErr w:type="gramStart"/>
      <w:r w:rsidRPr="00B310E5">
        <w:rPr>
          <w:rFonts w:ascii="Cambria" w:hAnsi="Cambria"/>
          <w:sz w:val="32"/>
          <w:szCs w:val="32"/>
        </w:rPr>
        <w:t xml:space="preserve">6  </w:t>
      </w:r>
      <w:r w:rsidR="0098077A" w:rsidRPr="00B310E5">
        <w:rPr>
          <w:rFonts w:ascii="Cambria" w:hAnsi="Cambria"/>
          <w:sz w:val="32"/>
          <w:szCs w:val="32"/>
        </w:rPr>
        <w:t>IMPLEMENTATION</w:t>
      </w:r>
      <w:bookmarkEnd w:id="50"/>
      <w:proofErr w:type="gramEnd"/>
    </w:p>
    <w:p w14:paraId="001A0B62" w14:textId="77777777" w:rsidR="00530B33" w:rsidRPr="00530B33" w:rsidRDefault="00530B33" w:rsidP="00530B33">
      <w:pPr>
        <w:pStyle w:val="Heading2"/>
        <w:rPr>
          <w:rFonts w:ascii="Times New Roman" w:eastAsia="Calibri" w:hAnsi="Times New Roman" w:cs="Times New Roman"/>
          <w:color w:val="auto"/>
          <w:sz w:val="22"/>
          <w:szCs w:val="22"/>
        </w:rPr>
      </w:pPr>
      <w:bookmarkStart w:id="52" w:name="_Toc159048151"/>
      <w:bookmarkStart w:id="53" w:name="_Toc428096172"/>
      <w:r w:rsidRPr="00530B33">
        <w:rPr>
          <w:rFonts w:ascii="Times New Roman" w:eastAsia="Calibri" w:hAnsi="Times New Roman" w:cs="Times New Roman"/>
          <w:color w:val="auto"/>
          <w:sz w:val="22"/>
          <w:szCs w:val="22"/>
        </w:rPr>
        <w:t>The implementation of the Home Link project involves several key steps to build and deploy the platform effectively:</w:t>
      </w:r>
    </w:p>
    <w:p w14:paraId="0233587E" w14:textId="77777777" w:rsidR="00530B33" w:rsidRPr="00530B33" w:rsidRDefault="00530B33" w:rsidP="00530B33">
      <w:pPr>
        <w:pStyle w:val="Heading2"/>
        <w:rPr>
          <w:rFonts w:ascii="Times New Roman" w:eastAsia="Calibri" w:hAnsi="Times New Roman" w:cs="Times New Roman"/>
          <w:color w:val="auto"/>
          <w:sz w:val="22"/>
          <w:szCs w:val="22"/>
        </w:rPr>
      </w:pPr>
    </w:p>
    <w:p w14:paraId="6D4C6EF2" w14:textId="64F6BD86" w:rsidR="00530B33" w:rsidRPr="00530B33" w:rsidRDefault="00530B33" w:rsidP="00530B33">
      <w:pPr>
        <w:pStyle w:val="Heading2"/>
        <w:rPr>
          <w:rFonts w:ascii="Times New Roman" w:eastAsia="Calibri" w:hAnsi="Times New Roman" w:cs="Times New Roman"/>
          <w:color w:val="auto"/>
          <w:sz w:val="22"/>
          <w:szCs w:val="22"/>
        </w:rPr>
      </w:pPr>
      <w:r w:rsidRPr="00530B33">
        <w:rPr>
          <w:rFonts w:ascii="Times New Roman" w:eastAsia="Calibri" w:hAnsi="Times New Roman" w:cs="Times New Roman"/>
          <w:color w:val="auto"/>
          <w:sz w:val="22"/>
          <w:szCs w:val="22"/>
        </w:rPr>
        <w:t>Frontend Development</w:t>
      </w:r>
      <w:r>
        <w:rPr>
          <w:rFonts w:ascii="Times New Roman" w:eastAsia="Calibri" w:hAnsi="Times New Roman" w:cs="Times New Roman"/>
          <w:color w:val="auto"/>
          <w:sz w:val="22"/>
          <w:szCs w:val="22"/>
        </w:rPr>
        <w:t>:</w:t>
      </w:r>
      <w:r w:rsidRPr="00530B33">
        <w:rPr>
          <w:rFonts w:ascii="Times New Roman" w:eastAsia="Calibri" w:hAnsi="Times New Roman" w:cs="Times New Roman"/>
          <w:color w:val="auto"/>
          <w:sz w:val="22"/>
          <w:szCs w:val="22"/>
        </w:rPr>
        <w:t xml:space="preserve"> Using React, the user interface is developed to be responsive and user-friendly. This includes creating components for user registration, profile management, property listing, search and filtering, and reservation processes.</w:t>
      </w:r>
    </w:p>
    <w:p w14:paraId="18663F4B" w14:textId="68D1B1BE" w:rsidR="00530B33" w:rsidRPr="00530B33" w:rsidRDefault="00530B33" w:rsidP="00530B33">
      <w:pPr>
        <w:pStyle w:val="Heading2"/>
        <w:rPr>
          <w:rFonts w:ascii="Times New Roman" w:eastAsia="Calibri" w:hAnsi="Times New Roman" w:cs="Times New Roman"/>
          <w:color w:val="auto"/>
          <w:sz w:val="22"/>
          <w:szCs w:val="22"/>
        </w:rPr>
      </w:pPr>
      <w:r w:rsidRPr="00530B33">
        <w:rPr>
          <w:rFonts w:ascii="Times New Roman" w:eastAsia="Calibri" w:hAnsi="Times New Roman" w:cs="Times New Roman"/>
          <w:color w:val="auto"/>
          <w:sz w:val="22"/>
          <w:szCs w:val="22"/>
        </w:rPr>
        <w:t>Backend Development</w:t>
      </w:r>
      <w:r>
        <w:rPr>
          <w:rFonts w:ascii="Times New Roman" w:eastAsia="Calibri" w:hAnsi="Times New Roman" w:cs="Times New Roman"/>
          <w:color w:val="auto"/>
          <w:sz w:val="22"/>
          <w:szCs w:val="22"/>
        </w:rPr>
        <w:t>:</w:t>
      </w:r>
      <w:r w:rsidRPr="00530B33">
        <w:rPr>
          <w:rFonts w:ascii="Times New Roman" w:eastAsia="Calibri" w:hAnsi="Times New Roman" w:cs="Times New Roman"/>
          <w:color w:val="auto"/>
          <w:sz w:val="22"/>
          <w:szCs w:val="22"/>
        </w:rPr>
        <w:t xml:space="preserve"> A robust backend is built using server-side technologies that manage user authentication, data processing, and business logic. This includes integrating with MongoDB to store user profiles, property details, reservations, and feedback.</w:t>
      </w:r>
    </w:p>
    <w:p w14:paraId="2761C514" w14:textId="7158AD2A" w:rsidR="00530B33" w:rsidRPr="00530B33" w:rsidRDefault="00530B33" w:rsidP="00530B33">
      <w:pPr>
        <w:pStyle w:val="Heading2"/>
        <w:rPr>
          <w:rFonts w:ascii="Times New Roman" w:eastAsia="Calibri" w:hAnsi="Times New Roman" w:cs="Times New Roman"/>
          <w:color w:val="auto"/>
          <w:sz w:val="22"/>
          <w:szCs w:val="22"/>
        </w:rPr>
      </w:pPr>
      <w:r w:rsidRPr="00530B33">
        <w:rPr>
          <w:rFonts w:ascii="Times New Roman" w:eastAsia="Calibri" w:hAnsi="Times New Roman" w:cs="Times New Roman"/>
          <w:color w:val="auto"/>
          <w:sz w:val="22"/>
          <w:szCs w:val="22"/>
        </w:rPr>
        <w:t>Database Management: MongoDB is configured to handle data storage and retrieval efficiently. The database schema is designed to accommodate user and property data, ensuring scalability and flexibility.</w:t>
      </w:r>
    </w:p>
    <w:p w14:paraId="2DDE9A4C" w14:textId="6A825D61" w:rsidR="00530B33" w:rsidRDefault="00530B33" w:rsidP="00530B33">
      <w:pPr>
        <w:pStyle w:val="Heading2"/>
        <w:rPr>
          <w:rFonts w:ascii="Times New Roman" w:eastAsia="Calibri" w:hAnsi="Times New Roman" w:cs="Times New Roman"/>
          <w:color w:val="auto"/>
          <w:sz w:val="22"/>
          <w:szCs w:val="22"/>
        </w:rPr>
      </w:pPr>
      <w:r w:rsidRPr="00530B33">
        <w:rPr>
          <w:rFonts w:ascii="Times New Roman" w:eastAsia="Calibri" w:hAnsi="Times New Roman" w:cs="Times New Roman"/>
          <w:color w:val="auto"/>
          <w:sz w:val="22"/>
          <w:szCs w:val="22"/>
        </w:rPr>
        <w:t>API Integration: RESTful APIs are developed to facilitate communication between the frontend and backend. These APIs handle requests for user actions such as logging in, searching for properties, booking accommodations, and submitting feedback.</w:t>
      </w:r>
      <w:r w:rsidRPr="00530B33">
        <w:rPr>
          <w:rFonts w:ascii="Times New Roman" w:eastAsia="Calibri" w:hAnsi="Times New Roman" w:cs="Times New Roman"/>
          <w:color w:val="auto"/>
          <w:sz w:val="22"/>
          <w:szCs w:val="22"/>
        </w:rPr>
        <w:t xml:space="preserve"> </w:t>
      </w:r>
    </w:p>
    <w:p w14:paraId="4CE8B124" w14:textId="77777777" w:rsidR="00530B33" w:rsidRPr="00530B33" w:rsidRDefault="00530B33" w:rsidP="00530B33"/>
    <w:p w14:paraId="39492327" w14:textId="77777777" w:rsidR="00530B33" w:rsidRDefault="0098077A" w:rsidP="00530B33">
      <w:pPr>
        <w:pStyle w:val="Heading2"/>
        <w:rPr>
          <w:rFonts w:ascii="Cambria" w:hAnsi="Cambria"/>
        </w:rPr>
      </w:pPr>
      <w:bookmarkStart w:id="54" w:name="_Toc159048152"/>
      <w:bookmarkEnd w:id="52"/>
      <w:r w:rsidRPr="00530B33">
        <w:rPr>
          <w:rFonts w:ascii="Cambria" w:hAnsi="Cambria"/>
        </w:rPr>
        <w:t>Interfaces</w:t>
      </w:r>
      <w:bookmarkEnd w:id="54"/>
    </w:p>
    <w:p w14:paraId="6127A375" w14:textId="5767843E" w:rsidR="0098077A" w:rsidRPr="00530B33" w:rsidRDefault="0098077A" w:rsidP="00530B33">
      <w:pPr>
        <w:pStyle w:val="Heading2"/>
        <w:rPr>
          <w:rFonts w:ascii="Cambria" w:hAnsi="Cambria"/>
        </w:rPr>
      </w:pPr>
      <w:r w:rsidRPr="00530B33">
        <w:rPr>
          <w:rFonts w:ascii="Cambria" w:hAnsi="Cambria"/>
        </w:rPr>
        <w:t xml:space="preserve"> </w:t>
      </w:r>
    </w:p>
    <w:p w14:paraId="48B6A5DB" w14:textId="77777777" w:rsidR="0098077A" w:rsidRDefault="0098077A" w:rsidP="0098077A">
      <w:r w:rsidRPr="00D177C8">
        <w:t xml:space="preserve">This section will present the user interface, which is the web-based application </w:t>
      </w:r>
      <w:proofErr w:type="spellStart"/>
      <w:r w:rsidRPr="00D177C8">
        <w:t>ProFiler</w:t>
      </w:r>
      <w:proofErr w:type="spellEnd"/>
      <w:r w:rsidRPr="00D177C8">
        <w:t>. The section will include screenshots of the different screens of the GUI.</w:t>
      </w:r>
    </w:p>
    <w:p w14:paraId="2205A10C" w14:textId="77777777" w:rsidR="0098077A" w:rsidRPr="00D177C8" w:rsidRDefault="0098077A" w:rsidP="0098077A">
      <w:r w:rsidRPr="00784261">
        <w:rPr>
          <w:b/>
          <w:bCs/>
          <w:u w:val="single"/>
        </w:rPr>
        <w:t>First screen – default view</w:t>
      </w:r>
      <w:r w:rsidRPr="00D177C8">
        <w:t xml:space="preserve">: the first screen presented is the default view (left side of the screen) of the files and folders as they are stored in the File System. The user can open or close levels of folders. This view will be present at all </w:t>
      </w:r>
      <w:proofErr w:type="gramStart"/>
      <w:r w:rsidRPr="00D177C8">
        <w:t>time</w:t>
      </w:r>
      <w:proofErr w:type="gramEnd"/>
      <w:r w:rsidRPr="00D177C8">
        <w:t xml:space="preserve"> for the user to use</w:t>
      </w:r>
      <w:r>
        <w:t xml:space="preserve"> (Figure 6-3)</w:t>
      </w:r>
      <w:r w:rsidRPr="00D177C8">
        <w:t>.</w:t>
      </w:r>
    </w:p>
    <w:p w14:paraId="4CFFFEB5" w14:textId="77777777" w:rsidR="0098077A" w:rsidRPr="00D177C8" w:rsidRDefault="0098077A" w:rsidP="0098077A"/>
    <w:tbl>
      <w:tblPr>
        <w:tblStyle w:val="TableGrid"/>
        <w:tblW w:w="8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0"/>
      </w:tblGrid>
      <w:tr w:rsidR="0098077A" w14:paraId="5F06662A" w14:textId="77777777" w:rsidTr="007E35F9">
        <w:trPr>
          <w:trHeight w:val="5256"/>
        </w:trPr>
        <w:tc>
          <w:tcPr>
            <w:tcW w:w="8975" w:type="dxa"/>
          </w:tcPr>
          <w:p w14:paraId="13DB4C2F" w14:textId="77777777" w:rsidR="0098077A" w:rsidRDefault="0098077A" w:rsidP="007E35F9">
            <w:r>
              <w:rPr>
                <w:noProof/>
                <w:lang w:val="en-US"/>
              </w:rPr>
              <w:lastRenderedPageBreak/>
              <w:drawing>
                <wp:anchor distT="0" distB="0" distL="114300" distR="114300" simplePos="0" relativeHeight="251689984" behindDoc="0" locked="0" layoutInCell="1" allowOverlap="1" wp14:anchorId="7AB9C413" wp14:editId="43A408E9">
                  <wp:simplePos x="0" y="0"/>
                  <wp:positionH relativeFrom="column">
                    <wp:posOffset>-5080</wp:posOffset>
                  </wp:positionH>
                  <wp:positionV relativeFrom="paragraph">
                    <wp:posOffset>29845</wp:posOffset>
                  </wp:positionV>
                  <wp:extent cx="5660390" cy="3181350"/>
                  <wp:effectExtent l="0" t="0" r="0" b="0"/>
                  <wp:wrapSquare wrapText="bothSides"/>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0390" cy="3181350"/>
                          </a:xfrm>
                          <a:prstGeom prst="rect">
                            <a:avLst/>
                          </a:prstGeom>
                          <a:noFill/>
                        </pic:spPr>
                      </pic:pic>
                    </a:graphicData>
                  </a:graphic>
                  <wp14:sizeRelH relativeFrom="page">
                    <wp14:pctWidth>0</wp14:pctWidth>
                  </wp14:sizeRelH>
                  <wp14:sizeRelV relativeFrom="page">
                    <wp14:pctHeight>0</wp14:pctHeight>
                  </wp14:sizeRelV>
                </wp:anchor>
              </w:drawing>
            </w:r>
          </w:p>
        </w:tc>
      </w:tr>
    </w:tbl>
    <w:p w14:paraId="138A30DA" w14:textId="77777777" w:rsidR="0098077A" w:rsidRPr="000B1ABD" w:rsidRDefault="0098077A" w:rsidP="0098077A">
      <w:pPr>
        <w:pStyle w:val="Caption"/>
      </w:pPr>
      <w:bookmarkStart w:id="55" w:name="_Toc488324494"/>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sidRPr="000B1ABD">
        <w:t>: Default view (left side)</w:t>
      </w:r>
      <w:bookmarkEnd w:id="55"/>
    </w:p>
    <w:p w14:paraId="3780DBA2" w14:textId="77777777" w:rsidR="0098077A" w:rsidRDefault="0098077A" w:rsidP="0098077A">
      <w:r w:rsidRPr="00784261">
        <w:rPr>
          <w:b/>
          <w:bCs/>
          <w:u w:val="single"/>
        </w:rPr>
        <w:t>Guide</w:t>
      </w:r>
      <w:r w:rsidRPr="00D177C8">
        <w:t xml:space="preserve">: according to the user’s cookies, if this is the first time the user uses </w:t>
      </w:r>
      <w:proofErr w:type="spellStart"/>
      <w:r w:rsidRPr="00D177C8">
        <w:t>ProFiler</w:t>
      </w:r>
      <w:proofErr w:type="spellEnd"/>
      <w:r w:rsidRPr="00D177C8">
        <w:t xml:space="preserve"> a guide will be presented to him, explaining the main features and sections of the system. The guide will be always available using the ‘?’ button</w:t>
      </w:r>
      <w:r>
        <w:t xml:space="preserve"> (Figure 6-4)</w:t>
      </w:r>
      <w:r w:rsidRPr="00D177C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6755D02" w14:textId="77777777" w:rsidTr="007E35F9">
        <w:tc>
          <w:tcPr>
            <w:tcW w:w="8907" w:type="dxa"/>
          </w:tcPr>
          <w:p w14:paraId="6576B7C8" w14:textId="77777777" w:rsidR="0098077A" w:rsidRDefault="0098077A" w:rsidP="007E35F9">
            <w:pPr>
              <w:rPr>
                <w:lang w:val="en-US"/>
              </w:rPr>
            </w:pPr>
            <w:r>
              <w:rPr>
                <w:noProof/>
                <w:lang w:val="en-US"/>
              </w:rPr>
              <w:drawing>
                <wp:anchor distT="0" distB="0" distL="114300" distR="114300" simplePos="0" relativeHeight="251694080" behindDoc="0" locked="0" layoutInCell="1" allowOverlap="1" wp14:anchorId="06F69DCD" wp14:editId="3E107C11">
                  <wp:simplePos x="0" y="0"/>
                  <wp:positionH relativeFrom="column">
                    <wp:posOffset>982345</wp:posOffset>
                  </wp:positionH>
                  <wp:positionV relativeFrom="paragraph">
                    <wp:posOffset>14605</wp:posOffset>
                  </wp:positionV>
                  <wp:extent cx="3500120" cy="1689100"/>
                  <wp:effectExtent l="0" t="0" r="5080" b="6350"/>
                  <wp:wrapSquare wrapText="bothSides"/>
                  <wp:docPr id="308" name="Picture 308" descr="C:\Users\tcohen\AppData\Local\Microsoft\Windows\Temporary Internet Files\Content.Word\Screen Shot 2015-08-04 at 10.4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cohen\AppData\Local\Microsoft\Windows\Temporary Internet Files\Content.Word\Screen Shot 2015-08-04 at 10.45.1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012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F7DD80A" w14:textId="77777777" w:rsidR="0098077A" w:rsidRPr="000B1ABD" w:rsidRDefault="0098077A" w:rsidP="0098077A">
      <w:pPr>
        <w:pStyle w:val="Caption"/>
      </w:pPr>
      <w:bookmarkStart w:id="56" w:name="_Toc488324495"/>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rsidRPr="000B1ABD">
        <w:t>: Guide button</w:t>
      </w:r>
      <w:bookmarkEnd w:id="56"/>
    </w:p>
    <w:p w14:paraId="09D5C7F6" w14:textId="77777777" w:rsidR="0098077A" w:rsidRDefault="0098077A" w:rsidP="0098077A"/>
    <w:p w14:paraId="6964D10D" w14:textId="77777777" w:rsidR="0098077A" w:rsidRPr="00596A7C" w:rsidRDefault="0098077A" w:rsidP="0098077A">
      <w:proofErr w:type="spellStart"/>
      <w:r w:rsidRPr="00596A7C">
        <w:rPr>
          <w:b/>
          <w:bCs/>
          <w:u w:val="single"/>
        </w:rPr>
        <w:t>ProFiler</w:t>
      </w:r>
      <w:proofErr w:type="spellEnd"/>
      <w:r w:rsidRPr="00596A7C">
        <w:rPr>
          <w:b/>
          <w:bCs/>
          <w:u w:val="single"/>
        </w:rPr>
        <w:t xml:space="preserve"> sections:</w:t>
      </w:r>
      <w:r>
        <w:rPr>
          <w:b/>
          <w:bCs/>
          <w:u w:val="single"/>
        </w:rPr>
        <w:t xml:space="preserve"> </w:t>
      </w:r>
      <w:r>
        <w:t>profiler is d</w:t>
      </w:r>
      <w:r w:rsidRPr="00596A7C">
        <w:t>ivided</w:t>
      </w:r>
      <w:r>
        <w:t xml:space="preserve"> to 3 sections: intermediate, working stations which the user can create, re-structure and search and the default view (left side) </w:t>
      </w:r>
      <w:r w:rsidRPr="00D177C8">
        <w:t>of the files and folders as they are stored in the File System</w:t>
      </w:r>
      <w:r>
        <w:t xml:space="preserve"> (Figure 6-5)</w:t>
      </w:r>
      <w:r w:rsidRPr="00D177C8">
        <w:t xml:space="preserve">. </w:t>
      </w:r>
    </w:p>
    <w:tbl>
      <w:tblPr>
        <w:tblStyle w:val="TableGrid"/>
        <w:tblW w:w="8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7"/>
      </w:tblGrid>
      <w:tr w:rsidR="0098077A" w14:paraId="42E01136" w14:textId="77777777" w:rsidTr="007E35F9">
        <w:trPr>
          <w:trHeight w:val="5049"/>
        </w:trPr>
        <w:tc>
          <w:tcPr>
            <w:tcW w:w="8917" w:type="dxa"/>
          </w:tcPr>
          <w:p w14:paraId="5BB4D1C3" w14:textId="77777777" w:rsidR="0098077A" w:rsidRDefault="0098077A" w:rsidP="007E35F9">
            <w:r>
              <w:rPr>
                <w:noProof/>
                <w:lang w:val="en-US"/>
              </w:rPr>
              <w:lastRenderedPageBreak/>
              <w:drawing>
                <wp:anchor distT="0" distB="0" distL="114300" distR="114300" simplePos="0" relativeHeight="251691008" behindDoc="0" locked="0" layoutInCell="1" allowOverlap="1" wp14:anchorId="197473AA" wp14:editId="23861248">
                  <wp:simplePos x="0" y="0"/>
                  <wp:positionH relativeFrom="column">
                    <wp:posOffset>4445</wp:posOffset>
                  </wp:positionH>
                  <wp:positionV relativeFrom="paragraph">
                    <wp:posOffset>38100</wp:posOffset>
                  </wp:positionV>
                  <wp:extent cx="5509895" cy="3051810"/>
                  <wp:effectExtent l="0" t="0" r="0" b="0"/>
                  <wp:wrapSquare wrapText="bothSides"/>
                  <wp:docPr id="1055" name="Picture 1055"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8-04 at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895" cy="3051810"/>
                          </a:xfrm>
                          <a:prstGeom prst="rect">
                            <a:avLst/>
                          </a:prstGeom>
                          <a:noFill/>
                        </pic:spPr>
                      </pic:pic>
                    </a:graphicData>
                  </a:graphic>
                  <wp14:sizeRelH relativeFrom="page">
                    <wp14:pctWidth>0</wp14:pctWidth>
                  </wp14:sizeRelH>
                  <wp14:sizeRelV relativeFrom="page">
                    <wp14:pctHeight>0</wp14:pctHeight>
                  </wp14:sizeRelV>
                </wp:anchor>
              </w:drawing>
            </w:r>
          </w:p>
        </w:tc>
      </w:tr>
    </w:tbl>
    <w:p w14:paraId="2901299F" w14:textId="77777777" w:rsidR="0098077A" w:rsidRPr="000B1ABD" w:rsidRDefault="0098077A" w:rsidP="0098077A">
      <w:pPr>
        <w:pStyle w:val="Caption"/>
      </w:pPr>
      <w:bookmarkStart w:id="57" w:name="_Toc488324496"/>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sidRPr="000B1ABD">
        <w:t xml:space="preserve">: </w:t>
      </w:r>
      <w:proofErr w:type="spellStart"/>
      <w:r w:rsidRPr="000B1ABD">
        <w:t>ProFiler</w:t>
      </w:r>
      <w:proofErr w:type="spellEnd"/>
      <w:r w:rsidRPr="000B1ABD">
        <w:t xml:space="preserve"> sections</w:t>
      </w:r>
      <w:bookmarkEnd w:id="57"/>
    </w:p>
    <w:p w14:paraId="2CA68CE8" w14:textId="77777777" w:rsidR="0098077A" w:rsidRPr="00596A7C" w:rsidRDefault="0098077A" w:rsidP="0098077A">
      <w:proofErr w:type="spellStart"/>
      <w:r w:rsidRPr="00596A7C">
        <w:rPr>
          <w:b/>
          <w:bCs/>
          <w:u w:val="single"/>
        </w:rPr>
        <w:t>ProFiler</w:t>
      </w:r>
      <w:proofErr w:type="spellEnd"/>
      <w:r w:rsidRPr="00596A7C">
        <w:rPr>
          <w:b/>
          <w:bCs/>
          <w:u w:val="single"/>
        </w:rPr>
        <w:t xml:space="preserve"> </w:t>
      </w:r>
      <w:r>
        <w:rPr>
          <w:b/>
          <w:bCs/>
          <w:u w:val="single"/>
        </w:rPr>
        <w:t>featur</w:t>
      </w:r>
      <w:r w:rsidRPr="008C48D1">
        <w:rPr>
          <w:b/>
          <w:bCs/>
          <w:u w:val="single"/>
        </w:rPr>
        <w:t>es</w:t>
      </w:r>
      <w:r w:rsidRPr="00596A7C">
        <w:rPr>
          <w:b/>
          <w:bCs/>
          <w:u w:val="single"/>
        </w:rPr>
        <w:t>:</w:t>
      </w:r>
      <w:r>
        <w:rPr>
          <w:b/>
          <w:bCs/>
          <w:u w:val="single"/>
        </w:rPr>
        <w:t xml:space="preserve"> </w:t>
      </w:r>
      <w:r>
        <w:t>profiler provides the user to drag &amp; drop files, folders and trees, save and restore trees which created by the user (Figures 6-7 and Figure 6-8).</w:t>
      </w:r>
    </w:p>
    <w:p w14:paraId="0C787973" w14:textId="77777777" w:rsidR="0098077A" w:rsidRPr="008C48D1" w:rsidRDefault="0098077A" w:rsidP="0098077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5"/>
      </w:tblGrid>
      <w:tr w:rsidR="0098077A" w14:paraId="6A3C9932" w14:textId="77777777" w:rsidTr="007E35F9">
        <w:trPr>
          <w:trHeight w:val="4140"/>
          <w:jc w:val="center"/>
        </w:trPr>
        <w:tc>
          <w:tcPr>
            <w:tcW w:w="5975" w:type="dxa"/>
          </w:tcPr>
          <w:p w14:paraId="04D7EA1A" w14:textId="77777777" w:rsidR="0098077A" w:rsidRDefault="0098077A" w:rsidP="007E35F9">
            <w:pPr>
              <w:rPr>
                <w:lang w:val="en-US"/>
              </w:rPr>
            </w:pPr>
            <w:r>
              <w:rPr>
                <w:noProof/>
                <w:lang w:val="en-US"/>
              </w:rPr>
              <w:drawing>
                <wp:anchor distT="0" distB="0" distL="114300" distR="114300" simplePos="0" relativeHeight="251700224" behindDoc="0" locked="0" layoutInCell="1" allowOverlap="1" wp14:anchorId="69781F9B" wp14:editId="40617A24">
                  <wp:simplePos x="0" y="0"/>
                  <wp:positionH relativeFrom="column">
                    <wp:posOffset>4445</wp:posOffset>
                  </wp:positionH>
                  <wp:positionV relativeFrom="paragraph">
                    <wp:posOffset>-2394585</wp:posOffset>
                  </wp:positionV>
                  <wp:extent cx="3548380" cy="2513330"/>
                  <wp:effectExtent l="0" t="0" r="0" b="1270"/>
                  <wp:wrapTopAndBottom/>
                  <wp:docPr id="290" name="Picture 290"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8-04 at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8380" cy="2513330"/>
                          </a:xfrm>
                          <a:prstGeom prst="rect">
                            <a:avLst/>
                          </a:prstGeom>
                          <a:noFill/>
                        </pic:spPr>
                      </pic:pic>
                    </a:graphicData>
                  </a:graphic>
                  <wp14:sizeRelH relativeFrom="page">
                    <wp14:pctWidth>0</wp14:pctWidth>
                  </wp14:sizeRelH>
                  <wp14:sizeRelV relativeFrom="page">
                    <wp14:pctHeight>0</wp14:pctHeight>
                  </wp14:sizeRelV>
                </wp:anchor>
              </w:drawing>
            </w:r>
          </w:p>
        </w:tc>
      </w:tr>
    </w:tbl>
    <w:p w14:paraId="31CE0462" w14:textId="77777777" w:rsidR="0098077A" w:rsidRPr="000B1ABD" w:rsidRDefault="0098077A" w:rsidP="0098077A">
      <w:pPr>
        <w:pStyle w:val="Caption"/>
      </w:pPr>
      <w:bookmarkStart w:id="58" w:name="_Toc488324497"/>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sidRPr="000B1ABD">
        <w:t>: Drag &amp; Drop feature</w:t>
      </w:r>
      <w:bookmarkEnd w:id="58"/>
    </w:p>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8"/>
        <w:gridCol w:w="4469"/>
      </w:tblGrid>
      <w:tr w:rsidR="0098077A" w14:paraId="193063E3" w14:textId="77777777" w:rsidTr="007E35F9">
        <w:trPr>
          <w:trHeight w:val="4069"/>
        </w:trPr>
        <w:tc>
          <w:tcPr>
            <w:tcW w:w="4468" w:type="dxa"/>
          </w:tcPr>
          <w:p w14:paraId="478AE8AF" w14:textId="77777777" w:rsidR="0098077A" w:rsidRDefault="0098077A" w:rsidP="007E35F9">
            <w:pPr>
              <w:rPr>
                <w:lang w:val="en-US"/>
              </w:rPr>
            </w:pPr>
            <w:r>
              <w:rPr>
                <w:noProof/>
                <w:lang w:val="en-US"/>
              </w:rPr>
              <w:lastRenderedPageBreak/>
              <w:drawing>
                <wp:anchor distT="0" distB="0" distL="114300" distR="114300" simplePos="0" relativeHeight="251692032" behindDoc="1" locked="0" layoutInCell="1" allowOverlap="1" wp14:anchorId="76978214" wp14:editId="2D6632A7">
                  <wp:simplePos x="0" y="0"/>
                  <wp:positionH relativeFrom="column">
                    <wp:posOffset>187960</wp:posOffset>
                  </wp:positionH>
                  <wp:positionV relativeFrom="paragraph">
                    <wp:posOffset>20955</wp:posOffset>
                  </wp:positionV>
                  <wp:extent cx="2372360" cy="2381250"/>
                  <wp:effectExtent l="0" t="0" r="8890" b="0"/>
                  <wp:wrapThrough wrapText="bothSides">
                    <wp:wrapPolygon edited="0">
                      <wp:start x="0" y="0"/>
                      <wp:lineTo x="0" y="21427"/>
                      <wp:lineTo x="21507" y="21427"/>
                      <wp:lineTo x="21507" y="0"/>
                      <wp:lineTo x="0" y="0"/>
                    </wp:wrapPolygon>
                  </wp:wrapThrough>
                  <wp:docPr id="291" name="Picture 291"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5-08-04 at 10"/>
                          <pic:cNvPicPr>
                            <a:picLocks noChangeAspect="1" noChangeArrowheads="1"/>
                          </pic:cNvPicPr>
                        </pic:nvPicPr>
                        <pic:blipFill>
                          <a:blip r:embed="rId14">
                            <a:extLst>
                              <a:ext uri="{28A0092B-C50C-407E-A947-70E740481C1C}">
                                <a14:useLocalDpi xmlns:a14="http://schemas.microsoft.com/office/drawing/2010/main" val="0"/>
                              </a:ext>
                            </a:extLst>
                          </a:blip>
                          <a:srcRect b="6155"/>
                          <a:stretch>
                            <a:fillRect/>
                          </a:stretch>
                        </pic:blipFill>
                        <pic:spPr bwMode="auto">
                          <a:xfrm>
                            <a:off x="0" y="0"/>
                            <a:ext cx="2372360" cy="2381250"/>
                          </a:xfrm>
                          <a:prstGeom prst="rect">
                            <a:avLst/>
                          </a:prstGeom>
                          <a:noFill/>
                        </pic:spPr>
                      </pic:pic>
                    </a:graphicData>
                  </a:graphic>
                  <wp14:sizeRelH relativeFrom="page">
                    <wp14:pctWidth>0</wp14:pctWidth>
                  </wp14:sizeRelH>
                  <wp14:sizeRelV relativeFrom="page">
                    <wp14:pctHeight>0</wp14:pctHeight>
                  </wp14:sizeRelV>
                </wp:anchor>
              </w:drawing>
            </w:r>
          </w:p>
        </w:tc>
        <w:tc>
          <w:tcPr>
            <w:tcW w:w="4469" w:type="dxa"/>
          </w:tcPr>
          <w:p w14:paraId="370D6D8C" w14:textId="77777777" w:rsidR="0098077A" w:rsidRDefault="0098077A" w:rsidP="007E35F9">
            <w:pPr>
              <w:rPr>
                <w:lang w:val="en-US"/>
              </w:rPr>
            </w:pPr>
            <w:r>
              <w:rPr>
                <w:noProof/>
                <w:lang w:val="en-US"/>
              </w:rPr>
              <w:drawing>
                <wp:anchor distT="0" distB="0" distL="114300" distR="114300" simplePos="0" relativeHeight="251693056" behindDoc="0" locked="0" layoutInCell="1" allowOverlap="1" wp14:anchorId="44B1EE09" wp14:editId="7905A00A">
                  <wp:simplePos x="0" y="0"/>
                  <wp:positionH relativeFrom="column">
                    <wp:posOffset>107950</wp:posOffset>
                  </wp:positionH>
                  <wp:positionV relativeFrom="paragraph">
                    <wp:posOffset>24130</wp:posOffset>
                  </wp:positionV>
                  <wp:extent cx="2355850" cy="2379980"/>
                  <wp:effectExtent l="0" t="0" r="6350" b="1270"/>
                  <wp:wrapSquare wrapText="bothSides"/>
                  <wp:docPr id="292" name="Picture 292"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5-08-04 at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5850" cy="2379980"/>
                          </a:xfrm>
                          <a:prstGeom prst="rect">
                            <a:avLst/>
                          </a:prstGeom>
                          <a:noFill/>
                        </pic:spPr>
                      </pic:pic>
                    </a:graphicData>
                  </a:graphic>
                  <wp14:sizeRelH relativeFrom="page">
                    <wp14:pctWidth>0</wp14:pctWidth>
                  </wp14:sizeRelH>
                  <wp14:sizeRelV relativeFrom="page">
                    <wp14:pctHeight>0</wp14:pctHeight>
                  </wp14:sizeRelV>
                </wp:anchor>
              </w:drawing>
            </w:r>
          </w:p>
        </w:tc>
      </w:tr>
    </w:tbl>
    <w:p w14:paraId="7074AEA3" w14:textId="77777777" w:rsidR="0098077A" w:rsidRPr="000B1ABD" w:rsidRDefault="0098077A" w:rsidP="0098077A">
      <w:pPr>
        <w:pStyle w:val="Caption"/>
      </w:pPr>
      <w:bookmarkStart w:id="59" w:name="_Toc488324498"/>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rsidRPr="000B1ABD">
        <w:t>: ‘Save tree’ button and ‘open and choose tree’ button</w:t>
      </w:r>
      <w:bookmarkEnd w:id="59"/>
    </w:p>
    <w:p w14:paraId="475CA5BD" w14:textId="77777777" w:rsidR="0098077A" w:rsidRPr="006F39A2" w:rsidRDefault="0098077A" w:rsidP="0098077A">
      <w:r w:rsidRPr="00784261">
        <w:rPr>
          <w:b/>
          <w:bCs/>
          <w:u w:val="single"/>
        </w:rPr>
        <w:t>Intermediate station</w:t>
      </w:r>
      <w:r w:rsidRPr="006F39A2">
        <w:t>: in this section of the screen, the user can search\filter files and folders by typing the relevant keywords</w:t>
      </w:r>
      <w:r>
        <w:t xml:space="preserve"> (Figure 6-9)</w:t>
      </w:r>
      <w:r w:rsidRPr="006F39A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20986D3D" w14:textId="77777777" w:rsidTr="007E35F9">
        <w:tc>
          <w:tcPr>
            <w:tcW w:w="8907" w:type="dxa"/>
          </w:tcPr>
          <w:p w14:paraId="484F2DAF" w14:textId="77777777" w:rsidR="0098077A" w:rsidRDefault="0098077A" w:rsidP="007E35F9">
            <w:r>
              <w:rPr>
                <w:noProof/>
                <w:lang w:val="en-US"/>
              </w:rPr>
              <w:drawing>
                <wp:anchor distT="0" distB="0" distL="114300" distR="114300" simplePos="0" relativeHeight="251695104" behindDoc="0" locked="0" layoutInCell="1" allowOverlap="1" wp14:anchorId="67D9987D" wp14:editId="21BBF32A">
                  <wp:simplePos x="0" y="0"/>
                  <wp:positionH relativeFrom="column">
                    <wp:posOffset>1623695</wp:posOffset>
                  </wp:positionH>
                  <wp:positionV relativeFrom="paragraph">
                    <wp:posOffset>41275</wp:posOffset>
                  </wp:positionV>
                  <wp:extent cx="2031365" cy="2160270"/>
                  <wp:effectExtent l="0" t="0" r="6985" b="0"/>
                  <wp:wrapSquare wrapText="bothSides"/>
                  <wp:docPr id="293" name="Picture 293"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5-08-04 at 10"/>
                          <pic:cNvPicPr>
                            <a:picLocks noChangeAspect="1" noChangeArrowheads="1"/>
                          </pic:cNvPicPr>
                        </pic:nvPicPr>
                        <pic:blipFill>
                          <a:blip r:embed="rId16">
                            <a:extLst>
                              <a:ext uri="{28A0092B-C50C-407E-A947-70E740481C1C}">
                                <a14:useLocalDpi xmlns:a14="http://schemas.microsoft.com/office/drawing/2010/main" val="0"/>
                              </a:ext>
                            </a:extLst>
                          </a:blip>
                          <a:srcRect b="42766"/>
                          <a:stretch>
                            <a:fillRect/>
                          </a:stretch>
                        </pic:blipFill>
                        <pic:spPr bwMode="auto">
                          <a:xfrm>
                            <a:off x="0" y="0"/>
                            <a:ext cx="2031365" cy="2160270"/>
                          </a:xfrm>
                          <a:prstGeom prst="rect">
                            <a:avLst/>
                          </a:prstGeom>
                          <a:noFill/>
                        </pic:spPr>
                      </pic:pic>
                    </a:graphicData>
                  </a:graphic>
                  <wp14:sizeRelH relativeFrom="page">
                    <wp14:pctWidth>0</wp14:pctWidth>
                  </wp14:sizeRelH>
                  <wp14:sizeRelV relativeFrom="page">
                    <wp14:pctHeight>0</wp14:pctHeight>
                  </wp14:sizeRelV>
                </wp:anchor>
              </w:drawing>
            </w:r>
          </w:p>
        </w:tc>
      </w:tr>
    </w:tbl>
    <w:p w14:paraId="12A38EC3" w14:textId="77777777" w:rsidR="0098077A" w:rsidRPr="000B1ABD" w:rsidRDefault="0098077A" w:rsidP="0098077A">
      <w:pPr>
        <w:pStyle w:val="Caption"/>
      </w:pPr>
      <w:bookmarkStart w:id="60" w:name="_Toc488324499"/>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rsidRPr="000B1ABD">
        <w:t>: Search/filter files and folders</w:t>
      </w:r>
      <w:bookmarkEnd w:id="60"/>
    </w:p>
    <w:p w14:paraId="27A87AE6" w14:textId="77777777" w:rsidR="0098077A" w:rsidRPr="00784261" w:rsidRDefault="0098077A" w:rsidP="0098077A">
      <w:r w:rsidRPr="00784261">
        <w:rPr>
          <w:b/>
          <w:bCs/>
          <w:u w:val="single"/>
        </w:rPr>
        <w:t>Working station</w:t>
      </w:r>
      <w:r w:rsidRPr="00784261">
        <w:t>: the user can drag and drop files and folders (along with their content) to this section of the screen to build trees</w:t>
      </w:r>
      <w:r>
        <w:t xml:space="preserve"> (Figure 6-10)</w:t>
      </w:r>
      <w:r w:rsidRPr="00784261">
        <w:t>.</w:t>
      </w:r>
    </w:p>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7"/>
      </w:tblGrid>
      <w:tr w:rsidR="0098077A" w14:paraId="0B8CB84D" w14:textId="77777777" w:rsidTr="007E35F9">
        <w:trPr>
          <w:trHeight w:val="3980"/>
        </w:trPr>
        <w:tc>
          <w:tcPr>
            <w:tcW w:w="8937" w:type="dxa"/>
          </w:tcPr>
          <w:p w14:paraId="057F9BE8" w14:textId="77777777" w:rsidR="0098077A" w:rsidRDefault="0098077A" w:rsidP="007E35F9">
            <w:r>
              <w:rPr>
                <w:noProof/>
                <w:lang w:val="en-US"/>
              </w:rPr>
              <w:lastRenderedPageBreak/>
              <w:drawing>
                <wp:anchor distT="0" distB="0" distL="114300" distR="114300" simplePos="0" relativeHeight="251696128" behindDoc="0" locked="0" layoutInCell="1" allowOverlap="1" wp14:anchorId="426C607C" wp14:editId="52BE40CC">
                  <wp:simplePos x="0" y="0"/>
                  <wp:positionH relativeFrom="column">
                    <wp:posOffset>1303655</wp:posOffset>
                  </wp:positionH>
                  <wp:positionV relativeFrom="paragraph">
                    <wp:posOffset>-6188075</wp:posOffset>
                  </wp:positionV>
                  <wp:extent cx="2489200" cy="2470150"/>
                  <wp:effectExtent l="0" t="0" r="6350" b="6350"/>
                  <wp:wrapSquare wrapText="bothSides"/>
                  <wp:docPr id="294" name="Picture 294"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8-04 at 10"/>
                          <pic:cNvPicPr>
                            <a:picLocks noChangeAspect="1" noChangeArrowheads="1"/>
                          </pic:cNvPicPr>
                        </pic:nvPicPr>
                        <pic:blipFill>
                          <a:blip r:embed="rId17">
                            <a:extLst>
                              <a:ext uri="{28A0092B-C50C-407E-A947-70E740481C1C}">
                                <a14:useLocalDpi xmlns:a14="http://schemas.microsoft.com/office/drawing/2010/main" val="0"/>
                              </a:ext>
                            </a:extLst>
                          </a:blip>
                          <a:srcRect t="1427" b="35081"/>
                          <a:stretch>
                            <a:fillRect/>
                          </a:stretch>
                        </pic:blipFill>
                        <pic:spPr bwMode="auto">
                          <a:xfrm>
                            <a:off x="0" y="0"/>
                            <a:ext cx="2489200" cy="2470150"/>
                          </a:xfrm>
                          <a:prstGeom prst="rect">
                            <a:avLst/>
                          </a:prstGeom>
                          <a:noFill/>
                        </pic:spPr>
                      </pic:pic>
                    </a:graphicData>
                  </a:graphic>
                  <wp14:sizeRelH relativeFrom="page">
                    <wp14:pctWidth>0</wp14:pctWidth>
                  </wp14:sizeRelH>
                  <wp14:sizeRelV relativeFrom="page">
                    <wp14:pctHeight>0</wp14:pctHeight>
                  </wp14:sizeRelV>
                </wp:anchor>
              </w:drawing>
            </w:r>
          </w:p>
        </w:tc>
      </w:tr>
    </w:tbl>
    <w:p w14:paraId="30870B1C" w14:textId="77777777" w:rsidR="0098077A" w:rsidRPr="000B1ABD" w:rsidRDefault="0098077A" w:rsidP="0098077A">
      <w:pPr>
        <w:pStyle w:val="Caption"/>
      </w:pPr>
      <w:bookmarkStart w:id="61" w:name="_Toc488324500"/>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rsidRPr="000B1ABD">
        <w:t>: Working station</w:t>
      </w:r>
      <w:bookmarkEnd w:id="61"/>
    </w:p>
    <w:p w14:paraId="47C2004C" w14:textId="77777777" w:rsidR="0098077A" w:rsidRPr="00784261" w:rsidRDefault="0098077A" w:rsidP="0098077A">
      <w:r w:rsidRPr="00784261">
        <w:rPr>
          <w:b/>
          <w:bCs/>
          <w:u w:val="single"/>
        </w:rPr>
        <w:t>Saving a tree</w:t>
      </w:r>
      <w:r w:rsidRPr="00784261">
        <w:t>: the user can save a tree for future work by using the save button. While saving the tree the user can name the tree and add comments</w:t>
      </w:r>
      <w:r>
        <w:t xml:space="preserve"> (Figure 6-11)</w:t>
      </w:r>
      <w:r w:rsidRPr="007842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C3842DE" w14:textId="77777777" w:rsidTr="007E35F9">
        <w:trPr>
          <w:trHeight w:val="2041"/>
        </w:trPr>
        <w:tc>
          <w:tcPr>
            <w:tcW w:w="8907" w:type="dxa"/>
          </w:tcPr>
          <w:p w14:paraId="78923641" w14:textId="77777777" w:rsidR="0098077A" w:rsidRDefault="0098077A" w:rsidP="007E35F9">
            <w:r>
              <w:rPr>
                <w:noProof/>
                <w:lang w:val="en-US"/>
              </w:rPr>
              <w:drawing>
                <wp:anchor distT="0" distB="0" distL="114300" distR="114300" simplePos="0" relativeHeight="251697152" behindDoc="0" locked="0" layoutInCell="1" allowOverlap="1" wp14:anchorId="67C8C473" wp14:editId="1C2550AA">
                  <wp:simplePos x="0" y="0"/>
                  <wp:positionH relativeFrom="column">
                    <wp:posOffset>29845</wp:posOffset>
                  </wp:positionH>
                  <wp:positionV relativeFrom="paragraph">
                    <wp:posOffset>191135</wp:posOffset>
                  </wp:positionV>
                  <wp:extent cx="5506720" cy="2026285"/>
                  <wp:effectExtent l="0" t="0" r="0" b="0"/>
                  <wp:wrapSquare wrapText="bothSides"/>
                  <wp:docPr id="295" name="Picture 295"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5-08-04 at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6720" cy="2026285"/>
                          </a:xfrm>
                          <a:prstGeom prst="rect">
                            <a:avLst/>
                          </a:prstGeom>
                          <a:noFill/>
                        </pic:spPr>
                      </pic:pic>
                    </a:graphicData>
                  </a:graphic>
                  <wp14:sizeRelH relativeFrom="page">
                    <wp14:pctWidth>0</wp14:pctWidth>
                  </wp14:sizeRelH>
                  <wp14:sizeRelV relativeFrom="page">
                    <wp14:pctHeight>0</wp14:pctHeight>
                  </wp14:sizeRelV>
                </wp:anchor>
              </w:drawing>
            </w:r>
          </w:p>
        </w:tc>
      </w:tr>
    </w:tbl>
    <w:p w14:paraId="3569FDD0" w14:textId="77777777" w:rsidR="0098077A" w:rsidRPr="000B1ABD" w:rsidRDefault="0098077A" w:rsidP="0098077A">
      <w:pPr>
        <w:pStyle w:val="Caption"/>
      </w:pPr>
      <w:bookmarkStart w:id="62" w:name="_Toc488324501"/>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rsidRPr="000B1ABD">
        <w:t>: Saving a tree</w:t>
      </w:r>
      <w:bookmarkEnd w:id="62"/>
    </w:p>
    <w:p w14:paraId="3E3AF31F" w14:textId="77777777" w:rsidR="0098077A" w:rsidRDefault="0098077A" w:rsidP="0098077A">
      <w:r w:rsidRPr="00784261">
        <w:rPr>
          <w:b/>
          <w:bCs/>
          <w:u w:val="single"/>
        </w:rPr>
        <w:t>Restore saved tree</w:t>
      </w:r>
      <w:r w:rsidRPr="00784261">
        <w:t>: the user can restore a tree he previously saved and continue modifying it. When the user opens a saved tree additional information is displayed on the right side of the screen</w:t>
      </w:r>
      <w:r>
        <w:t xml:space="preserve"> (Figure 6-12 and Figure 6-13)</w:t>
      </w:r>
      <w:r w:rsidRPr="007842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3948D5DC" w14:textId="77777777" w:rsidTr="007E35F9">
        <w:tc>
          <w:tcPr>
            <w:tcW w:w="8907" w:type="dxa"/>
          </w:tcPr>
          <w:p w14:paraId="768DCEF0" w14:textId="77777777" w:rsidR="0098077A" w:rsidRDefault="0098077A" w:rsidP="007E35F9">
            <w:r>
              <w:rPr>
                <w:noProof/>
                <w:lang w:val="en-US"/>
              </w:rPr>
              <w:lastRenderedPageBreak/>
              <w:drawing>
                <wp:anchor distT="0" distB="0" distL="114300" distR="114300" simplePos="0" relativeHeight="251698176" behindDoc="0" locked="0" layoutInCell="1" allowOverlap="1" wp14:anchorId="5E9437E9" wp14:editId="7731E1A6">
                  <wp:simplePos x="0" y="0"/>
                  <wp:positionH relativeFrom="column">
                    <wp:posOffset>-8255</wp:posOffset>
                  </wp:positionH>
                  <wp:positionV relativeFrom="paragraph">
                    <wp:posOffset>-6350</wp:posOffset>
                  </wp:positionV>
                  <wp:extent cx="5515610" cy="2440305"/>
                  <wp:effectExtent l="0" t="0" r="8890" b="0"/>
                  <wp:wrapSquare wrapText="bothSides"/>
                  <wp:docPr id="296" name="Picture 296"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5-08-04 at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5610" cy="2440305"/>
                          </a:xfrm>
                          <a:prstGeom prst="rect">
                            <a:avLst/>
                          </a:prstGeom>
                          <a:noFill/>
                        </pic:spPr>
                      </pic:pic>
                    </a:graphicData>
                  </a:graphic>
                  <wp14:sizeRelH relativeFrom="page">
                    <wp14:pctWidth>0</wp14:pctWidth>
                  </wp14:sizeRelH>
                  <wp14:sizeRelV relativeFrom="page">
                    <wp14:pctHeight>0</wp14:pctHeight>
                  </wp14:sizeRelV>
                </wp:anchor>
              </w:drawing>
            </w:r>
          </w:p>
        </w:tc>
      </w:tr>
    </w:tbl>
    <w:p w14:paraId="3A411863" w14:textId="77777777" w:rsidR="0098077A" w:rsidRPr="000B1ABD" w:rsidRDefault="0098077A" w:rsidP="0098077A">
      <w:pPr>
        <w:pStyle w:val="Caption"/>
      </w:pPr>
      <w:bookmarkStart w:id="63" w:name="_Toc488324502"/>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r w:rsidRPr="000B1ABD">
        <w:t>: Restore saved tree</w:t>
      </w:r>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432AC577" w14:textId="77777777" w:rsidTr="007E35F9">
        <w:tc>
          <w:tcPr>
            <w:tcW w:w="8907" w:type="dxa"/>
          </w:tcPr>
          <w:p w14:paraId="6E516208" w14:textId="77777777" w:rsidR="0098077A" w:rsidRDefault="0098077A" w:rsidP="007E35F9">
            <w:pPr>
              <w:rPr>
                <w:lang w:val="en-US"/>
              </w:rPr>
            </w:pPr>
            <w:r>
              <w:rPr>
                <w:noProof/>
                <w:lang w:val="en-US"/>
              </w:rPr>
              <w:drawing>
                <wp:anchor distT="0" distB="0" distL="114300" distR="114300" simplePos="0" relativeHeight="251699200" behindDoc="0" locked="0" layoutInCell="1" allowOverlap="1" wp14:anchorId="4FAA8EBF" wp14:editId="5D330F86">
                  <wp:simplePos x="0" y="0"/>
                  <wp:positionH relativeFrom="column">
                    <wp:posOffset>973455</wp:posOffset>
                  </wp:positionH>
                  <wp:positionV relativeFrom="paragraph">
                    <wp:posOffset>-7163435</wp:posOffset>
                  </wp:positionV>
                  <wp:extent cx="3496310" cy="2030095"/>
                  <wp:effectExtent l="0" t="0" r="8890" b="8255"/>
                  <wp:wrapSquare wrapText="bothSides"/>
                  <wp:docPr id="309" name="Picture 309" descr="C:\Users\tcohen\Downloads\Screen Shot 2015-08-04 at 10.5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cohen\Downloads\Screen Shot 2015-08-04 at 10.53.45 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183" r="990"/>
                          <a:stretch/>
                        </pic:blipFill>
                        <pic:spPr bwMode="auto">
                          <a:xfrm>
                            <a:off x="0" y="0"/>
                            <a:ext cx="3496310" cy="2030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5AE64A1C" w14:textId="77777777" w:rsidR="0098077A" w:rsidRPr="002A426A" w:rsidRDefault="0098077A" w:rsidP="0098077A">
      <w:pPr>
        <w:pStyle w:val="Caption"/>
      </w:pPr>
      <w:bookmarkStart w:id="64" w:name="_Toc488324503"/>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rsidRPr="000B1ABD">
        <w:t>: Restored tree</w:t>
      </w:r>
      <w:bookmarkEnd w:id="64"/>
    </w:p>
    <w:p w14:paraId="4FB5F2E1" w14:textId="77777777" w:rsidR="0098077A" w:rsidRDefault="0098077A" w:rsidP="0098077A"/>
    <w:p w14:paraId="1233925C" w14:textId="77777777" w:rsidR="0098077A" w:rsidRPr="00530B33" w:rsidRDefault="0098077A" w:rsidP="0098077A">
      <w:pPr>
        <w:pStyle w:val="Heading2"/>
        <w:rPr>
          <w:rFonts w:ascii="Cambria" w:hAnsi="Cambria"/>
        </w:rPr>
      </w:pPr>
      <w:bookmarkStart w:id="65" w:name="_Toc159048153"/>
      <w:r w:rsidRPr="00530B33">
        <w:rPr>
          <w:rFonts w:ascii="Cambria" w:hAnsi="Cambria"/>
        </w:rPr>
        <w:t>Development environment</w:t>
      </w:r>
      <w:bookmarkEnd w:id="53"/>
      <w:bookmarkEnd w:id="65"/>
    </w:p>
    <w:p w14:paraId="67CAE4C7" w14:textId="77777777" w:rsidR="00530B33" w:rsidRDefault="00530B33" w:rsidP="0098077A"/>
    <w:p w14:paraId="79A771A0" w14:textId="732D30CF" w:rsidR="00530B33" w:rsidRDefault="00EF03E6" w:rsidP="0098077A">
      <w:pPr>
        <w:pStyle w:val="Heading2"/>
        <w:rPr>
          <w:rFonts w:ascii="Times New Roman" w:eastAsia="Calibri" w:hAnsi="Times New Roman" w:cs="Times New Roman"/>
          <w:color w:val="auto"/>
          <w:sz w:val="22"/>
          <w:szCs w:val="22"/>
          <w:rtl/>
        </w:rPr>
      </w:pPr>
      <w:bookmarkStart w:id="66" w:name="_Toc428096173"/>
      <w:bookmarkStart w:id="67" w:name="_Toc159048154"/>
      <w:r w:rsidRPr="00EF03E6">
        <w:rPr>
          <w:rFonts w:ascii="Times New Roman" w:eastAsia="Calibri" w:hAnsi="Times New Roman" w:cs="Times New Roman"/>
          <w:color w:val="auto"/>
          <w:sz w:val="22"/>
          <w:szCs w:val="22"/>
        </w:rPr>
        <w:t>Our development environment for the Home Link project is set up to make it easy for our team to work together. We use Visual Studio Code for coding, which works well with JavaScript and backend technologies. Git and GitHub help us manage version control and host our code, allowing the team to collaborate and keep track of changes. For the frontend, we build with React, using Create React App to set up our project. On the backend, we use Node.js and Express.js to build our server-side application. We store our data in MongoDB and manage it with tools like MongoDB Compass</w:t>
      </w:r>
    </w:p>
    <w:p w14:paraId="1BB799B4" w14:textId="77777777" w:rsidR="00EF03E6" w:rsidRDefault="00EF03E6" w:rsidP="00EF03E6"/>
    <w:p w14:paraId="2DDEAD5F" w14:textId="77777777" w:rsidR="00EF03E6" w:rsidRDefault="00EF03E6" w:rsidP="00EF03E6"/>
    <w:p w14:paraId="73DB775A" w14:textId="77777777" w:rsidR="00EF03E6" w:rsidRDefault="00EF03E6" w:rsidP="00EF03E6"/>
    <w:p w14:paraId="2511F5F7" w14:textId="77777777" w:rsidR="00EF03E6" w:rsidRDefault="00EF03E6" w:rsidP="00EF03E6"/>
    <w:p w14:paraId="07B29F20" w14:textId="77777777" w:rsidR="00EF03E6" w:rsidRDefault="00EF03E6" w:rsidP="00EF03E6"/>
    <w:p w14:paraId="1449983C" w14:textId="77777777" w:rsidR="00EF03E6" w:rsidRDefault="00EF03E6" w:rsidP="00EF03E6"/>
    <w:p w14:paraId="36FDE7E5" w14:textId="768BF629" w:rsidR="00EF03E6" w:rsidRDefault="00EF03E6" w:rsidP="00EF03E6"/>
    <w:p w14:paraId="3927FD4C" w14:textId="352E9B31" w:rsidR="00EF03E6" w:rsidRPr="00EF03E6" w:rsidRDefault="00EF03E6" w:rsidP="00EF03E6"/>
    <w:p w14:paraId="2444D78C" w14:textId="580477F2" w:rsidR="00EF03E6" w:rsidRPr="00EF03E6" w:rsidRDefault="0098077A" w:rsidP="00EF03E6">
      <w:pPr>
        <w:pStyle w:val="Heading2"/>
        <w:rPr>
          <w:rFonts w:ascii="Cambria" w:hAnsi="Cambria"/>
          <w:rtl/>
        </w:rPr>
      </w:pPr>
      <w:r w:rsidRPr="00EF03E6">
        <w:rPr>
          <w:rFonts w:ascii="Cambria" w:hAnsi="Cambria"/>
        </w:rPr>
        <w:t>Programming languages</w:t>
      </w:r>
      <w:bookmarkEnd w:id="66"/>
      <w:bookmarkEnd w:id="67"/>
    </w:p>
    <w:p w14:paraId="519A3F5A" w14:textId="77777777" w:rsidR="00EF03E6" w:rsidRPr="00EF03E6" w:rsidRDefault="00EF03E6" w:rsidP="00EF03E6">
      <w:pPr>
        <w:spacing w:before="100" w:beforeAutospacing="1" w:after="100" w:afterAutospacing="1" w:line="240" w:lineRule="auto"/>
        <w:jc w:val="left"/>
        <w:rPr>
          <w:rFonts w:eastAsia="Times New Roman"/>
          <w:sz w:val="24"/>
          <w:szCs w:val="24"/>
          <w:lang w:val="en-US"/>
        </w:rPr>
      </w:pPr>
      <w:r w:rsidRPr="00EF03E6">
        <w:rPr>
          <w:rFonts w:eastAsia="Times New Roman"/>
          <w:sz w:val="24"/>
          <w:szCs w:val="24"/>
          <w:lang w:val="en-US"/>
        </w:rPr>
        <w:t>For the Home Link project, we use a combination of programming languages to build a robust and efficient platform.</w:t>
      </w:r>
    </w:p>
    <w:p w14:paraId="257D3185" w14:textId="2729792C"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JavaScript</w:t>
      </w:r>
    </w:p>
    <w:p w14:paraId="4EE17C47" w14:textId="7D1A4C12"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HTML/CSS</w:t>
      </w:r>
      <w:r w:rsidRPr="00EF03E6">
        <w:rPr>
          <w:rFonts w:eastAsia="Times New Roman"/>
          <w:sz w:val="24"/>
          <w:szCs w:val="24"/>
          <w:lang w:val="en-US"/>
        </w:rPr>
        <w:t>.</w:t>
      </w:r>
    </w:p>
    <w:p w14:paraId="3B699C24" w14:textId="572B33FB"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Mongo DB</w:t>
      </w:r>
    </w:p>
    <w:p w14:paraId="2C95C658" w14:textId="01E655A0"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Pr>
          <w:rFonts w:eastAsia="Times New Roman"/>
          <w:b/>
          <w:bCs/>
          <w:sz w:val="24"/>
          <w:szCs w:val="24"/>
          <w:lang w:val="en-US"/>
        </w:rPr>
        <w:t>React</w:t>
      </w:r>
    </w:p>
    <w:p w14:paraId="1161B9CA" w14:textId="7C6F8096" w:rsidR="00EF03E6" w:rsidRPr="00EF03E6" w:rsidRDefault="00EF03E6" w:rsidP="00EF03E6">
      <w:pPr>
        <w:spacing w:before="100" w:beforeAutospacing="1" w:after="100" w:afterAutospacing="1" w:line="240" w:lineRule="auto"/>
        <w:jc w:val="left"/>
        <w:rPr>
          <w:rFonts w:eastAsia="Times New Roman"/>
          <w:sz w:val="24"/>
          <w:szCs w:val="24"/>
          <w:lang w:val="en-US"/>
        </w:rPr>
      </w:pPr>
      <w:r w:rsidRPr="00EF03E6">
        <w:rPr>
          <w:rFonts w:eastAsia="Times New Roman"/>
          <w:sz w:val="24"/>
          <w:szCs w:val="24"/>
          <w:lang w:val="en-US"/>
        </w:rPr>
        <w:t>This combination of languages enables us to create a seamless, full-stack development environment that supports our project's goals and requirements.</w:t>
      </w:r>
    </w:p>
    <w:p w14:paraId="6762FC30" w14:textId="77777777" w:rsidR="0098077A" w:rsidRDefault="0098077A" w:rsidP="0098077A"/>
    <w:p w14:paraId="1974C205" w14:textId="77777777" w:rsidR="0098077A" w:rsidRDefault="0098077A" w:rsidP="0098077A">
      <w:pPr>
        <w:pStyle w:val="Heading2"/>
        <w:numPr>
          <w:ilvl w:val="1"/>
          <w:numId w:val="0"/>
        </w:numPr>
        <w:ind w:left="567" w:hanging="567"/>
        <w:rPr>
          <w:rFonts w:ascii="Cambria" w:hAnsi="Cambria"/>
          <w:shd w:val="clear" w:color="auto" w:fill="FFFFFF"/>
        </w:rPr>
      </w:pPr>
      <w:bookmarkStart w:id="68" w:name="_Toc159048155"/>
      <w:bookmarkStart w:id="69" w:name="_Toc488244525"/>
      <w:bookmarkEnd w:id="41"/>
      <w:bookmarkEnd w:id="51"/>
      <w:r w:rsidRPr="00EF03E6">
        <w:rPr>
          <w:rFonts w:ascii="Cambria" w:hAnsi="Cambria"/>
          <w:shd w:val="clear" w:color="auto" w:fill="FFFFFF"/>
        </w:rPr>
        <w:t>Risk Management</w:t>
      </w:r>
      <w:bookmarkEnd w:id="68"/>
    </w:p>
    <w:p w14:paraId="5A2C97C5" w14:textId="77777777" w:rsidR="00EF03E6" w:rsidRPr="00EF03E6" w:rsidRDefault="00EF03E6" w:rsidP="00EF03E6"/>
    <w:p w14:paraId="288B0696" w14:textId="77777777" w:rsidR="00EF03E6" w:rsidRPr="00EF03E6" w:rsidRDefault="00EF03E6" w:rsidP="00EF03E6">
      <w:pPr>
        <w:pStyle w:val="ListParagraph"/>
        <w:numPr>
          <w:ilvl w:val="1"/>
          <w:numId w:val="45"/>
        </w:numPr>
        <w:spacing w:after="160" w:line="259" w:lineRule="auto"/>
        <w:jc w:val="left"/>
        <w:outlineLvl w:val="0"/>
        <w:rPr>
          <w:rFonts w:ascii="David" w:eastAsia="Times New Roman" w:hAnsi="David" w:cs="David"/>
          <w:color w:val="000000"/>
        </w:rPr>
      </w:pPr>
      <w:r w:rsidRPr="00EF03E6">
        <w:rPr>
          <w:rFonts w:ascii="David" w:hAnsi="David" w:cs="David"/>
          <w:color w:val="000000"/>
        </w:rPr>
        <w:t>Inadequate Community Contribution:</w:t>
      </w:r>
      <w:r w:rsidRPr="00EF03E6">
        <w:rPr>
          <w:rFonts w:ascii="David" w:hAnsi="David" w:cs="David"/>
          <w:color w:val="000000"/>
        </w:rPr>
        <w:br/>
        <w:t>Property owners may not actively contribute or may withdraw from the program.</w:t>
      </w:r>
      <w:r w:rsidRPr="00EF03E6">
        <w:rPr>
          <w:rFonts w:ascii="David" w:hAnsi="David" w:cs="David"/>
          <w:color w:val="000000"/>
        </w:rPr>
        <w:br/>
        <w:t>Solution: Implement a competitive rating system to encourage positive contributions. Recognize and reward property owners who consistently contribute.</w:t>
      </w:r>
      <w:r w:rsidRPr="00EF03E6">
        <w:rPr>
          <w:rFonts w:ascii="David" w:hAnsi="David" w:cs="David"/>
          <w:color w:val="000000"/>
        </w:rPr>
        <w:br/>
      </w:r>
    </w:p>
    <w:p w14:paraId="78885E10" w14:textId="77777777" w:rsidR="00EF03E6" w:rsidRPr="00EF03E6" w:rsidRDefault="00EF03E6" w:rsidP="00EF03E6">
      <w:pPr>
        <w:pStyle w:val="ListParagraph"/>
        <w:numPr>
          <w:ilvl w:val="1"/>
          <w:numId w:val="45"/>
        </w:numPr>
        <w:spacing w:after="160" w:line="259" w:lineRule="auto"/>
        <w:jc w:val="left"/>
        <w:outlineLvl w:val="0"/>
        <w:rPr>
          <w:rFonts w:ascii="David" w:eastAsia="Times New Roman" w:hAnsi="David" w:cs="David"/>
          <w:color w:val="000000"/>
        </w:rPr>
      </w:pPr>
      <w:r w:rsidRPr="00EF03E6">
        <w:rPr>
          <w:rFonts w:ascii="David" w:hAnsi="David" w:cs="David"/>
          <w:color w:val="000000"/>
        </w:rPr>
        <w:t>User Disputes:</w:t>
      </w:r>
      <w:r w:rsidRPr="00EF03E6">
        <w:rPr>
          <w:rFonts w:ascii="David" w:hAnsi="David" w:cs="David"/>
          <w:color w:val="000000"/>
        </w:rPr>
        <w:br/>
        <w:t>Disputes between evacuees and property owners regarding bookings or property conditions.</w:t>
      </w:r>
      <w:r w:rsidRPr="00EF03E6">
        <w:rPr>
          <w:rFonts w:ascii="David" w:hAnsi="David" w:cs="David"/>
          <w:color w:val="000000"/>
        </w:rPr>
        <w:br/>
        <w:t>Solution: Establish clear terms of use and guidelines. </w:t>
      </w:r>
      <w:r w:rsidRPr="00EF03E6">
        <w:rPr>
          <w:rFonts w:ascii="David" w:hAnsi="David" w:cs="David"/>
          <w:color w:val="000000"/>
        </w:rPr>
        <w:br/>
      </w:r>
    </w:p>
    <w:p w14:paraId="228D8726" w14:textId="77777777" w:rsidR="00EF03E6" w:rsidRPr="0028183F" w:rsidRDefault="00EF03E6" w:rsidP="00EF03E6">
      <w:pPr>
        <w:pStyle w:val="ListParagraph"/>
        <w:numPr>
          <w:ilvl w:val="1"/>
          <w:numId w:val="45"/>
        </w:numPr>
        <w:spacing w:after="160" w:line="259" w:lineRule="auto"/>
        <w:jc w:val="left"/>
        <w:outlineLvl w:val="0"/>
        <w:rPr>
          <w:rFonts w:ascii="Montserrat" w:eastAsia="Times New Roman" w:hAnsi="Montserrat"/>
          <w:color w:val="000000"/>
        </w:rPr>
      </w:pPr>
      <w:r w:rsidRPr="00EF03E6">
        <w:rPr>
          <w:rFonts w:ascii="David" w:hAnsi="David" w:cs="David"/>
          <w:color w:val="000000"/>
        </w:rPr>
        <w:t>Verification of user information:</w:t>
      </w:r>
      <w:r w:rsidRPr="00EF03E6">
        <w:rPr>
          <w:rFonts w:ascii="David" w:hAnsi="David" w:cs="David"/>
          <w:color w:val="000000"/>
        </w:rPr>
        <w:br/>
        <w:t xml:space="preserve">Citizens who will pretend to be evacuees </w:t>
      </w:r>
      <w:proofErr w:type="gramStart"/>
      <w:r w:rsidRPr="00EF03E6">
        <w:rPr>
          <w:rFonts w:ascii="David" w:hAnsi="David" w:cs="David"/>
          <w:color w:val="000000"/>
        </w:rPr>
        <w:t>in order to</w:t>
      </w:r>
      <w:proofErr w:type="gramEnd"/>
      <w:r w:rsidRPr="00EF03E6">
        <w:rPr>
          <w:rFonts w:ascii="David" w:hAnsi="David" w:cs="David"/>
          <w:color w:val="000000"/>
        </w:rPr>
        <w:t xml:space="preserve"> get a free "vacation".</w:t>
      </w:r>
      <w:r w:rsidRPr="00EF03E6">
        <w:rPr>
          <w:rFonts w:ascii="David" w:hAnsi="David" w:cs="David"/>
          <w:color w:val="000000"/>
        </w:rPr>
        <w:br/>
        <w:t>Solution: Checking the residential address of the evacuees when booking the property in order to verify that they are indeed evacuees</w:t>
      </w:r>
      <w:r w:rsidRPr="0028183F">
        <w:rPr>
          <w:rFonts w:ascii="Montserrat" w:hAnsi="Montserrat"/>
          <w:color w:val="000000"/>
        </w:rPr>
        <w:t>.</w:t>
      </w:r>
    </w:p>
    <w:p w14:paraId="5B3B4732" w14:textId="77777777" w:rsidR="0098077A" w:rsidRDefault="0098077A" w:rsidP="0098077A">
      <w:pPr>
        <w:rPr>
          <w:color w:val="FF0000"/>
          <w:lang w:eastAsia="ja-JP"/>
        </w:rPr>
      </w:pPr>
    </w:p>
    <w:p w14:paraId="0C273B0F" w14:textId="77777777" w:rsidR="0098077A" w:rsidRPr="00EF03E6" w:rsidRDefault="0098077A" w:rsidP="0098077A">
      <w:pPr>
        <w:pStyle w:val="Heading2"/>
        <w:numPr>
          <w:ilvl w:val="1"/>
          <w:numId w:val="0"/>
        </w:numPr>
        <w:ind w:left="567" w:hanging="567"/>
        <w:rPr>
          <w:rFonts w:ascii="Cambria" w:hAnsi="Cambria"/>
          <w:shd w:val="clear" w:color="auto" w:fill="FFFFFF"/>
        </w:rPr>
      </w:pPr>
      <w:bookmarkStart w:id="70" w:name="_Toc159048156"/>
      <w:r w:rsidRPr="00EF03E6">
        <w:rPr>
          <w:rFonts w:ascii="Cambria" w:hAnsi="Cambria"/>
          <w:shd w:val="clear" w:color="auto" w:fill="FFFFFF"/>
        </w:rPr>
        <w:t>Exceptions Management</w:t>
      </w:r>
      <w:bookmarkEnd w:id="70"/>
    </w:p>
    <w:p w14:paraId="58116585" w14:textId="77777777" w:rsidR="0098077A" w:rsidRDefault="0098077A" w:rsidP="0098077A">
      <w:pPr>
        <w:rPr>
          <w:color w:val="FF0000"/>
          <w:lang w:eastAsia="ja-JP"/>
        </w:rPr>
      </w:pPr>
      <w:r>
        <w:rPr>
          <w:color w:val="FF0000"/>
          <w:lang w:eastAsia="ja-JP"/>
        </w:rPr>
        <w:t xml:space="preserve">This section includes erroring and exceptions handling. </w:t>
      </w:r>
    </w:p>
    <w:p w14:paraId="2E708C90" w14:textId="77777777" w:rsidR="0098077A" w:rsidRPr="00BC6B93" w:rsidRDefault="0098077A" w:rsidP="0098077A">
      <w:pPr>
        <w:rPr>
          <w:lang w:eastAsia="ja-JP"/>
        </w:rPr>
      </w:pPr>
    </w:p>
    <w:p w14:paraId="2ECD43B6" w14:textId="77777777" w:rsidR="0098077A" w:rsidRPr="00EF03E6" w:rsidRDefault="0098077A" w:rsidP="0098077A">
      <w:pPr>
        <w:pStyle w:val="Heading2"/>
        <w:numPr>
          <w:ilvl w:val="1"/>
          <w:numId w:val="0"/>
        </w:numPr>
        <w:ind w:left="567" w:hanging="567"/>
        <w:rPr>
          <w:rFonts w:ascii="Cambria" w:hAnsi="Cambria"/>
          <w:shd w:val="clear" w:color="auto" w:fill="FFFFFF"/>
        </w:rPr>
      </w:pPr>
      <w:bookmarkStart w:id="71" w:name="_Toc159048157"/>
      <w:r w:rsidRPr="00EF03E6">
        <w:rPr>
          <w:rFonts w:ascii="Cambria" w:hAnsi="Cambria"/>
          <w:shd w:val="clear" w:color="auto" w:fill="FFFFFF"/>
        </w:rPr>
        <w:t>Versions Control</w:t>
      </w:r>
      <w:bookmarkEnd w:id="69"/>
      <w:bookmarkEnd w:id="71"/>
    </w:p>
    <w:p w14:paraId="13AB56F7" w14:textId="77777777" w:rsidR="0098077A" w:rsidRDefault="0098077A" w:rsidP="0098077A">
      <w:pPr>
        <w:rPr>
          <w:color w:val="FF0000"/>
          <w:lang w:eastAsia="ja-JP"/>
        </w:rPr>
      </w:pPr>
      <w:r>
        <w:rPr>
          <w:color w:val="FF0000"/>
          <w:lang w:eastAsia="ja-JP"/>
        </w:rPr>
        <w:t xml:space="preserve">You may include here print screens of your versions control processes, or links to open version controls you used over the year. </w:t>
      </w:r>
    </w:p>
    <w:p w14:paraId="2F33FDE6" w14:textId="77777777" w:rsidR="0098077A" w:rsidRDefault="0098077A" w:rsidP="0098077A">
      <w:pPr>
        <w:rPr>
          <w:color w:val="FF0000"/>
          <w:lang w:eastAsia="ja-JP"/>
        </w:rPr>
      </w:pPr>
    </w:p>
    <w:p w14:paraId="78A034EC" w14:textId="77777777" w:rsidR="0098077A" w:rsidRPr="00EF03E6" w:rsidRDefault="0098077A" w:rsidP="0098077A">
      <w:pPr>
        <w:pStyle w:val="Heading2"/>
        <w:numPr>
          <w:ilvl w:val="1"/>
          <w:numId w:val="0"/>
        </w:numPr>
        <w:ind w:left="567" w:hanging="567"/>
        <w:rPr>
          <w:rFonts w:ascii="Cambria" w:hAnsi="Cambria"/>
          <w:shd w:val="clear" w:color="auto" w:fill="FFFFFF"/>
        </w:rPr>
      </w:pPr>
      <w:bookmarkStart w:id="72" w:name="_Toc488244526"/>
      <w:bookmarkStart w:id="73" w:name="_Toc159048158"/>
      <w:r w:rsidRPr="00EF03E6">
        <w:rPr>
          <w:rFonts w:ascii="Cambria" w:hAnsi="Cambria"/>
          <w:shd w:val="clear" w:color="auto" w:fill="FFFFFF"/>
        </w:rPr>
        <w:t>Project Management</w:t>
      </w:r>
      <w:bookmarkEnd w:id="72"/>
      <w:bookmarkEnd w:id="73"/>
    </w:p>
    <w:p w14:paraId="351B2FCE" w14:textId="77777777" w:rsidR="0098077A" w:rsidRPr="003525F5" w:rsidRDefault="0098077A" w:rsidP="0098077A">
      <w:pPr>
        <w:rPr>
          <w:color w:val="FF0000"/>
          <w:lang w:val="en-US" w:eastAsia="ja-JP"/>
        </w:rPr>
      </w:pPr>
      <w:r>
        <w:rPr>
          <w:color w:val="FF0000"/>
          <w:lang w:eastAsia="ja-JP"/>
        </w:rPr>
        <w:t>This section includes tasks and time management.</w:t>
      </w:r>
      <w:r>
        <w:rPr>
          <w:color w:val="FF0000"/>
          <w:lang w:val="en-US" w:eastAsia="ja-JP"/>
        </w:rPr>
        <w:t xml:space="preserve"> </w:t>
      </w:r>
      <w:proofErr w:type="spellStart"/>
      <w:r>
        <w:rPr>
          <w:rFonts w:hint="cs"/>
          <w:color w:val="FF0000"/>
          <w:rtl/>
          <w:lang w:val="en-US" w:eastAsia="ja-JP"/>
        </w:rPr>
        <w:t>הגאנט</w:t>
      </w:r>
      <w:proofErr w:type="spellEnd"/>
      <w:r>
        <w:rPr>
          <w:rFonts w:hint="cs"/>
          <w:color w:val="FF0000"/>
          <w:rtl/>
          <w:lang w:val="en-US" w:eastAsia="ja-JP"/>
        </w:rPr>
        <w:t xml:space="preserve"> שלכם, חלוקת עבודה ביניכם וכל ניהול הפרויקט כולל חלוקה לאלפא ולסוף פרויקט</w:t>
      </w:r>
      <w:r>
        <w:rPr>
          <w:color w:val="FF0000"/>
          <w:lang w:val="en-US" w:eastAsia="ja-JP"/>
        </w:rPr>
        <w:t xml:space="preserve"> </w:t>
      </w:r>
    </w:p>
    <w:p w14:paraId="6F05C53B" w14:textId="77777777" w:rsidR="0098077A" w:rsidRDefault="0098077A" w:rsidP="0098077A">
      <w:pPr>
        <w:rPr>
          <w:lang w:eastAsia="ja-JP"/>
        </w:rPr>
      </w:pPr>
    </w:p>
    <w:p w14:paraId="4B6C48A4" w14:textId="77777777" w:rsidR="0098077A" w:rsidRPr="002963F7" w:rsidRDefault="0098077A" w:rsidP="0098077A">
      <w:pPr>
        <w:rPr>
          <w:lang w:eastAsia="ja-JP"/>
        </w:rPr>
      </w:pPr>
      <w:bookmarkStart w:id="74" w:name="_Toc488244527"/>
    </w:p>
    <w:p w14:paraId="08EB47F0" w14:textId="77777777" w:rsidR="00EF03E6" w:rsidRDefault="00EF03E6" w:rsidP="0098077A">
      <w:pPr>
        <w:pStyle w:val="Heading2"/>
        <w:numPr>
          <w:ilvl w:val="1"/>
          <w:numId w:val="0"/>
        </w:numPr>
        <w:ind w:left="567" w:hanging="567"/>
        <w:rPr>
          <w:rFonts w:ascii="Cambria" w:hAnsi="Cambria"/>
          <w:shd w:val="clear" w:color="auto" w:fill="FFFFFF"/>
        </w:rPr>
      </w:pPr>
      <w:bookmarkStart w:id="75" w:name="_Toc159048159"/>
    </w:p>
    <w:p w14:paraId="142B9E1D" w14:textId="63066F5E" w:rsidR="0098077A" w:rsidRPr="00EF03E6" w:rsidRDefault="0098077A" w:rsidP="0098077A">
      <w:pPr>
        <w:pStyle w:val="Heading2"/>
        <w:numPr>
          <w:ilvl w:val="1"/>
          <w:numId w:val="0"/>
        </w:numPr>
        <w:ind w:left="567" w:hanging="567"/>
        <w:rPr>
          <w:rFonts w:ascii="Cambria" w:hAnsi="Cambria"/>
          <w:shd w:val="clear" w:color="auto" w:fill="FFFFFF"/>
        </w:rPr>
      </w:pPr>
      <w:r w:rsidRPr="00EF03E6">
        <w:rPr>
          <w:rFonts w:ascii="Cambria" w:hAnsi="Cambria"/>
          <w:shd w:val="clear" w:color="auto" w:fill="FFFFFF"/>
        </w:rPr>
        <w:t>Code</w:t>
      </w:r>
      <w:bookmarkEnd w:id="74"/>
      <w:bookmarkEnd w:id="75"/>
    </w:p>
    <w:p w14:paraId="685D6C8A" w14:textId="77777777" w:rsidR="0098077A" w:rsidRDefault="0098077A" w:rsidP="0098077A">
      <w:pPr>
        <w:rPr>
          <w:color w:val="FF0000"/>
          <w:lang w:eastAsia="ja-JP"/>
        </w:rPr>
      </w:pPr>
      <w:r>
        <w:rPr>
          <w:color w:val="FF0000"/>
          <w:lang w:eastAsia="ja-JP"/>
        </w:rPr>
        <w:t>This section includes links to GitHub or any other code repository. If you deliver the code in any other way, this section should include directions regarding where the code is and how to test it.</w:t>
      </w:r>
    </w:p>
    <w:p w14:paraId="6319D833" w14:textId="77777777" w:rsidR="0098077A" w:rsidRDefault="0098077A" w:rsidP="0098077A">
      <w:pPr>
        <w:rPr>
          <w:lang w:val="en-US" w:eastAsia="ja-JP"/>
        </w:rPr>
      </w:pPr>
      <w:r>
        <w:rPr>
          <w:lang w:eastAsia="ja-JP"/>
        </w:rPr>
        <w:t>You may show examples of main code sections</w:t>
      </w:r>
    </w:p>
    <w:p w14:paraId="71881635" w14:textId="77777777" w:rsidR="0098077A" w:rsidRDefault="0098077A" w:rsidP="0098077A">
      <w:pPr>
        <w:pStyle w:val="ListParagraph"/>
        <w:numPr>
          <w:ilvl w:val="0"/>
          <w:numId w:val="42"/>
        </w:numPr>
        <w:contextualSpacing w:val="0"/>
        <w:rPr>
          <w:lang w:val="en-US"/>
        </w:rPr>
      </w:pPr>
      <w:r>
        <w:rPr>
          <w:lang w:val="en-US"/>
        </w:rPr>
        <w:t>Code to GitHub</w:t>
      </w:r>
    </w:p>
    <w:p w14:paraId="0CC8EEDC" w14:textId="77777777" w:rsidR="0098077A" w:rsidRDefault="0098077A" w:rsidP="0098077A">
      <w:pPr>
        <w:pStyle w:val="ListParagraph"/>
        <w:numPr>
          <w:ilvl w:val="0"/>
          <w:numId w:val="42"/>
        </w:numPr>
        <w:contextualSpacing w:val="0"/>
        <w:rPr>
          <w:lang w:val="en-US"/>
        </w:rPr>
      </w:pPr>
      <w:r>
        <w:rPr>
          <w:lang w:val="en-US"/>
        </w:rPr>
        <w:t>Code to your recording of using the system</w:t>
      </w:r>
    </w:p>
    <w:p w14:paraId="13802E4A" w14:textId="77777777" w:rsidR="0098077A" w:rsidRDefault="0098077A" w:rsidP="0098077A">
      <w:pPr>
        <w:pStyle w:val="ListParagraph"/>
        <w:numPr>
          <w:ilvl w:val="0"/>
          <w:numId w:val="42"/>
        </w:numPr>
        <w:contextualSpacing w:val="0"/>
        <w:rPr>
          <w:lang w:val="en-US"/>
        </w:rPr>
      </w:pPr>
      <w:r>
        <w:rPr>
          <w:lang w:val="en-US"/>
        </w:rPr>
        <w:t>Code to your working system online</w:t>
      </w:r>
    </w:p>
    <w:p w14:paraId="377C817C" w14:textId="77777777" w:rsidR="0098077A" w:rsidRPr="00DC7DB0" w:rsidRDefault="0098077A" w:rsidP="0098077A">
      <w:pPr>
        <w:pStyle w:val="ListParagraph"/>
        <w:numPr>
          <w:ilvl w:val="0"/>
          <w:numId w:val="42"/>
        </w:numPr>
        <w:contextualSpacing w:val="0"/>
        <w:rPr>
          <w:lang w:val="en-US"/>
        </w:rPr>
      </w:pPr>
      <w:r>
        <w:rPr>
          <w:lang w:val="en-US"/>
        </w:rPr>
        <w:t>Readme if needed</w:t>
      </w:r>
    </w:p>
    <w:p w14:paraId="7823B5A9" w14:textId="77777777" w:rsidR="00EF03E6" w:rsidRDefault="00EF03E6" w:rsidP="0098077A">
      <w:pPr>
        <w:pStyle w:val="Heading1"/>
        <w:ind w:left="360" w:hanging="360"/>
      </w:pPr>
      <w:bookmarkStart w:id="76" w:name="_Toc159048160"/>
      <w:bookmarkStart w:id="77" w:name="_Toc395548562"/>
    </w:p>
    <w:p w14:paraId="3E803927" w14:textId="63F27086" w:rsidR="0098077A" w:rsidRPr="00EF03E6" w:rsidRDefault="0098077A" w:rsidP="00EF03E6">
      <w:pPr>
        <w:pStyle w:val="Heading1"/>
        <w:rPr>
          <w:rFonts w:ascii="Cambria" w:hAnsi="Cambria"/>
        </w:rPr>
      </w:pPr>
      <w:r w:rsidRPr="00EF03E6">
        <w:rPr>
          <w:rFonts w:ascii="Cambria" w:hAnsi="Cambria"/>
        </w:rPr>
        <w:t>SYSTEM VALIDATION</w:t>
      </w:r>
      <w:bookmarkEnd w:id="76"/>
    </w:p>
    <w:p w14:paraId="581D7578" w14:textId="77777777" w:rsidR="0098077A" w:rsidRDefault="0098077A" w:rsidP="0098077A">
      <w:pPr>
        <w:bidi/>
        <w:rPr>
          <w:rtl/>
          <w:lang w:eastAsia="ja-JP"/>
        </w:rPr>
      </w:pPr>
      <w:r w:rsidRPr="00D775D9">
        <w:rPr>
          <w:rFonts w:hint="cs"/>
          <w:highlight w:val="yellow"/>
          <w:rtl/>
          <w:lang w:eastAsia="ja-JP"/>
        </w:rPr>
        <w:t>פה עליכם להציג את דוח הוולידצי</w:t>
      </w:r>
      <w:r w:rsidRPr="00D775D9">
        <w:rPr>
          <w:rFonts w:hint="eastAsia"/>
          <w:highlight w:val="yellow"/>
          <w:rtl/>
          <w:lang w:eastAsia="ja-JP"/>
        </w:rPr>
        <w:t>ה</w:t>
      </w:r>
      <w:r w:rsidRPr="00D775D9">
        <w:rPr>
          <w:rFonts w:hint="cs"/>
          <w:highlight w:val="yellow"/>
          <w:rtl/>
          <w:lang w:eastAsia="ja-JP"/>
        </w:rPr>
        <w:t xml:space="preserve">, </w:t>
      </w:r>
      <w:r>
        <w:rPr>
          <w:rFonts w:hint="cs"/>
          <w:highlight w:val="yellow"/>
          <w:rtl/>
          <w:lang w:eastAsia="ja-JP"/>
        </w:rPr>
        <w:t>כפי שהוצגה בפני השופטים</w:t>
      </w:r>
      <w:r>
        <w:rPr>
          <w:rFonts w:hint="cs"/>
          <w:rtl/>
          <w:lang w:eastAsia="ja-JP"/>
        </w:rPr>
        <w:t>, כולל פסקת הסבר, מה שיניתם, מסקנות ותיאור התהליך. במידה והמשכתם עם עוד וולידציה בקיץ, ניתן להוסיפה.</w:t>
      </w:r>
    </w:p>
    <w:p w14:paraId="7D30506F" w14:textId="77777777" w:rsidR="0098077A" w:rsidRPr="00D775D9" w:rsidRDefault="0098077A" w:rsidP="0098077A">
      <w:pPr>
        <w:rPr>
          <w:color w:val="FF0000"/>
        </w:rPr>
      </w:pPr>
    </w:p>
    <w:p w14:paraId="63325AEC" w14:textId="77777777" w:rsidR="00EF03E6" w:rsidRPr="00EF03E6" w:rsidRDefault="0098077A" w:rsidP="0098077A">
      <w:pPr>
        <w:pStyle w:val="Heading1"/>
        <w:ind w:left="360" w:hanging="360"/>
        <w:rPr>
          <w:rFonts w:ascii="Cambria" w:hAnsi="Cambria"/>
        </w:rPr>
      </w:pPr>
      <w:bookmarkStart w:id="78" w:name="_Toc159048161"/>
      <w:r w:rsidRPr="00EF03E6">
        <w:rPr>
          <w:rFonts w:ascii="Cambria" w:hAnsi="Cambria"/>
        </w:rPr>
        <w:t xml:space="preserve">SUMMARY, EVALUATION, CONCLUSIONS AND </w:t>
      </w:r>
    </w:p>
    <w:p w14:paraId="418ABC58" w14:textId="66D3B778" w:rsidR="0098077A" w:rsidRPr="00EF03E6" w:rsidRDefault="0098077A" w:rsidP="0098077A">
      <w:pPr>
        <w:pStyle w:val="Heading1"/>
        <w:ind w:left="360" w:hanging="360"/>
        <w:rPr>
          <w:rFonts w:ascii="Cambria" w:hAnsi="Cambria"/>
        </w:rPr>
      </w:pPr>
      <w:r w:rsidRPr="00EF03E6">
        <w:rPr>
          <w:rFonts w:ascii="Cambria" w:hAnsi="Cambria"/>
        </w:rPr>
        <w:t>FUTURE WORK</w:t>
      </w:r>
      <w:bookmarkEnd w:id="77"/>
      <w:bookmarkEnd w:id="78"/>
    </w:p>
    <w:p w14:paraId="026845ED" w14:textId="77777777" w:rsidR="0098077A" w:rsidRPr="00EF03E6" w:rsidRDefault="0098077A" w:rsidP="0098077A">
      <w:pPr>
        <w:pStyle w:val="Heading2"/>
        <w:rPr>
          <w:rFonts w:ascii="Cambria" w:hAnsi="Cambria"/>
        </w:rPr>
      </w:pPr>
      <w:bookmarkStart w:id="79" w:name="_Toc428352646"/>
      <w:bookmarkStart w:id="80" w:name="_Toc159048162"/>
      <w:r w:rsidRPr="00EF03E6">
        <w:rPr>
          <w:rFonts w:ascii="Cambria" w:hAnsi="Cambria"/>
        </w:rPr>
        <w:t>Summary</w:t>
      </w:r>
      <w:bookmarkEnd w:id="79"/>
      <w:bookmarkEnd w:id="80"/>
    </w:p>
    <w:p w14:paraId="754F5349" w14:textId="77777777" w:rsidR="0098077A" w:rsidRDefault="0098077A" w:rsidP="0098077A">
      <w:r w:rsidRPr="009368A0">
        <w:t xml:space="preserve">Working with files, folders or any other information source has a real purpose in our world; any information can serve different purposes at different times for different people. </w:t>
      </w:r>
      <w:proofErr w:type="spellStart"/>
      <w:r w:rsidRPr="009368A0">
        <w:t>ProFiler</w:t>
      </w:r>
      <w:proofErr w:type="spellEnd"/>
      <w:r w:rsidRPr="009368A0">
        <w:t xml:space="preserve"> is a </w:t>
      </w:r>
      <w:r>
        <w:t xml:space="preserve">PIM </w:t>
      </w:r>
      <w:r w:rsidRPr="009368A0">
        <w:t xml:space="preserve">tool that provides the means to create, manage, organize and maintain the points of view the user needs. A user may want to look at files according to one classification and then look at the same set or a subset of those files using another classification. </w:t>
      </w:r>
    </w:p>
    <w:p w14:paraId="7F3B0E94" w14:textId="77777777" w:rsidR="0098077A" w:rsidRDefault="0098077A" w:rsidP="0098077A">
      <w:proofErr w:type="spellStart"/>
      <w:r w:rsidRPr="009368A0">
        <w:t>ProFiler</w:t>
      </w:r>
      <w:proofErr w:type="spellEnd"/>
      <w:r w:rsidRPr="009368A0">
        <w:t xml:space="preserve"> was developed </w:t>
      </w:r>
      <w:proofErr w:type="gramStart"/>
      <w:r w:rsidRPr="009368A0">
        <w:t>in order to</w:t>
      </w:r>
      <w:proofErr w:type="gramEnd"/>
      <w:r w:rsidRPr="009368A0">
        <w:t xml:space="preserve"> address </w:t>
      </w:r>
      <w:r>
        <w:t>this</w:t>
      </w:r>
      <w:r w:rsidRPr="009368A0">
        <w:t xml:space="preserve"> issue</w:t>
      </w:r>
      <w:r>
        <w:t xml:space="preserve"> - to provide</w:t>
      </w:r>
      <w:r w:rsidRPr="009368A0">
        <w:t xml:space="preserve"> the user with the ability to create and modify different points of views of the Files/Directories File System.</w:t>
      </w:r>
      <w:r>
        <w:t xml:space="preserve"> </w:t>
      </w:r>
      <w:proofErr w:type="spellStart"/>
      <w:r w:rsidRPr="009368A0">
        <w:t>ProFiler’s</w:t>
      </w:r>
      <w:proofErr w:type="spellEnd"/>
      <w:r w:rsidRPr="009368A0">
        <w:t xml:space="preserve"> architecture is designed to apply unlimited transformation on any set of hierarchical files and folders and to store the results for later use. </w:t>
      </w:r>
      <w:r>
        <w:t xml:space="preserve">In short - </w:t>
      </w:r>
      <w:proofErr w:type="spellStart"/>
      <w:r w:rsidRPr="009368A0">
        <w:t>ProFiler</w:t>
      </w:r>
      <w:proofErr w:type="spellEnd"/>
      <w:r w:rsidRPr="009368A0">
        <w:t xml:space="preserve"> is a first step </w:t>
      </w:r>
      <w:r>
        <w:t>in</w:t>
      </w:r>
      <w:r w:rsidRPr="009368A0">
        <w:t xml:space="preserve"> develop</w:t>
      </w:r>
      <w:r>
        <w:t>ing</w:t>
      </w:r>
      <w:r w:rsidRPr="009368A0">
        <w:t xml:space="preserve"> a personal information management tool that is focused on the representation of the different point</w:t>
      </w:r>
      <w:r>
        <w:t>s</w:t>
      </w:r>
      <w:r w:rsidRPr="009368A0">
        <w:t xml:space="preserve"> of view.</w:t>
      </w:r>
    </w:p>
    <w:p w14:paraId="17AB4CAA" w14:textId="77777777" w:rsidR="0098077A" w:rsidRDefault="0098077A" w:rsidP="0098077A">
      <w:r>
        <w:rPr>
          <w:lang w:val="en-US"/>
        </w:rPr>
        <w:t xml:space="preserve">The second generation of </w:t>
      </w:r>
      <w:proofErr w:type="spellStart"/>
      <w:r>
        <w:rPr>
          <w:lang w:val="en-US"/>
        </w:rPr>
        <w:t>ProFiler</w:t>
      </w:r>
      <w:proofErr w:type="spellEnd"/>
      <w:r>
        <w:rPr>
          <w:lang w:val="en-US"/>
        </w:rPr>
        <w:t xml:space="preserve"> should include several </w:t>
      </w:r>
      <w:r w:rsidRPr="007F37F0">
        <w:rPr>
          <w:lang w:val="en-US"/>
        </w:rPr>
        <w:t>extensions</w:t>
      </w:r>
      <w:r>
        <w:rPr>
          <w:lang w:val="en-US"/>
        </w:rPr>
        <w:t xml:space="preserve"> </w:t>
      </w:r>
      <w:r w:rsidRPr="009368A0">
        <w:t xml:space="preserve">to </w:t>
      </w:r>
      <w:r>
        <w:t>further assist</w:t>
      </w:r>
      <w:r w:rsidRPr="009368A0">
        <w:t xml:space="preserve"> people</w:t>
      </w:r>
      <w:r>
        <w:t xml:space="preserve"> who</w:t>
      </w:r>
      <w:r w:rsidRPr="009368A0">
        <w:t xml:space="preserve"> </w:t>
      </w:r>
      <w:r>
        <w:t xml:space="preserve">use </w:t>
      </w:r>
      <w:r w:rsidRPr="009368A0">
        <w:t>this application</w:t>
      </w:r>
      <w:r>
        <w:t xml:space="preserve"> (see sub-section 7.2 - Future work).</w:t>
      </w:r>
      <w:r w:rsidRPr="009368A0">
        <w:t xml:space="preserve"> </w:t>
      </w:r>
      <w:r>
        <w:t xml:space="preserve">The basic issues relate to the fact that </w:t>
      </w:r>
      <w:proofErr w:type="spellStart"/>
      <w:r>
        <w:t>ProFiler</w:t>
      </w:r>
      <w:proofErr w:type="spellEnd"/>
      <w:r>
        <w:t xml:space="preserve"> creates alternative views of the File System. Those views and the original data in the File System can get out of step and become inconsistent.  </w:t>
      </w:r>
    </w:p>
    <w:p w14:paraId="21A8C3D7" w14:textId="77777777" w:rsidR="0098077A" w:rsidRPr="00EF03E6" w:rsidRDefault="0098077A" w:rsidP="0098077A">
      <w:pPr>
        <w:pStyle w:val="Heading2"/>
        <w:rPr>
          <w:rFonts w:ascii="Cambria" w:hAnsi="Cambria"/>
        </w:rPr>
      </w:pPr>
      <w:bookmarkStart w:id="81" w:name="_Toc159048163"/>
      <w:bookmarkStart w:id="82" w:name="_Toc428352647"/>
      <w:r w:rsidRPr="00EF03E6">
        <w:rPr>
          <w:rFonts w:ascii="Cambria" w:hAnsi="Cambria"/>
        </w:rPr>
        <w:t>Evaluation and conclusions</w:t>
      </w:r>
      <w:bookmarkEnd w:id="81"/>
    </w:p>
    <w:p w14:paraId="626DDDC7" w14:textId="77777777" w:rsidR="0098077A" w:rsidRDefault="0098077A" w:rsidP="0098077A">
      <w:pPr>
        <w:rPr>
          <w:lang w:eastAsia="ja-JP"/>
        </w:rPr>
      </w:pPr>
      <w:r>
        <w:rPr>
          <w:lang w:eastAsia="ja-JP"/>
        </w:rPr>
        <w:t xml:space="preserve">No extensive field studies were conducted with </w:t>
      </w:r>
      <w:proofErr w:type="spellStart"/>
      <w:proofErr w:type="gramStart"/>
      <w:r>
        <w:rPr>
          <w:lang w:eastAsia="ja-JP"/>
        </w:rPr>
        <w:t>ProFiler</w:t>
      </w:r>
      <w:proofErr w:type="spellEnd"/>
      <w:proofErr w:type="gramEnd"/>
      <w:r>
        <w:rPr>
          <w:lang w:eastAsia="ja-JP"/>
        </w:rPr>
        <w:t xml:space="preserve"> and this hinders a thorough and meaningful comparison of traditional browsers with </w:t>
      </w:r>
      <w:proofErr w:type="spellStart"/>
      <w:r>
        <w:rPr>
          <w:lang w:eastAsia="ja-JP"/>
        </w:rPr>
        <w:t>ProFiler</w:t>
      </w:r>
      <w:proofErr w:type="spellEnd"/>
      <w:r>
        <w:rPr>
          <w:lang w:eastAsia="ja-JP"/>
        </w:rPr>
        <w:t xml:space="preserve">. However, from an individual point of view, </w:t>
      </w:r>
      <w:proofErr w:type="spellStart"/>
      <w:r>
        <w:rPr>
          <w:lang w:eastAsia="ja-JP"/>
        </w:rPr>
        <w:t>ProFiler</w:t>
      </w:r>
      <w:proofErr w:type="spellEnd"/>
      <w:r>
        <w:rPr>
          <w:lang w:eastAsia="ja-JP"/>
        </w:rPr>
        <w:t xml:space="preserve"> works well - allowing the user to construct multiple virtual views based on the initial default view of the File System (FS). Virtual views can be constructed by modifying the structure of the folders, by adding new folders with links among them and by populating them with some or </w:t>
      </w:r>
      <w:proofErr w:type="gramStart"/>
      <w:r>
        <w:rPr>
          <w:lang w:eastAsia="ja-JP"/>
        </w:rPr>
        <w:t>all of</w:t>
      </w:r>
      <w:proofErr w:type="gramEnd"/>
      <w:r>
        <w:rPr>
          <w:lang w:eastAsia="ja-JP"/>
        </w:rPr>
        <w:t xml:space="preserve"> the existing files from the FS. Using the Browser based GUI allows the user to exploit the '</w:t>
      </w:r>
      <w:proofErr w:type="spellStart"/>
      <w:r>
        <w:rPr>
          <w:lang w:eastAsia="ja-JP"/>
        </w:rPr>
        <w:t>drag&amp;drop</w:t>
      </w:r>
      <w:proofErr w:type="spellEnd"/>
      <w:r>
        <w:rPr>
          <w:lang w:eastAsia="ja-JP"/>
        </w:rPr>
        <w:t xml:space="preserve">' mode of interaction in an intuitive manner. </w:t>
      </w:r>
    </w:p>
    <w:p w14:paraId="2BE210DB" w14:textId="77777777" w:rsidR="0098077A" w:rsidRDefault="0098077A" w:rsidP="0098077A">
      <w:pPr>
        <w:rPr>
          <w:lang w:eastAsia="ja-JP"/>
        </w:rPr>
      </w:pPr>
      <w:proofErr w:type="spellStart"/>
      <w:r>
        <w:rPr>
          <w:lang w:eastAsia="ja-JP"/>
        </w:rPr>
        <w:t>ProFiler</w:t>
      </w:r>
      <w:proofErr w:type="spellEnd"/>
      <w:r>
        <w:rPr>
          <w:lang w:eastAsia="ja-JP"/>
        </w:rPr>
        <w:t xml:space="preserve"> also allows saving a virtual view and retrieving it at a later point in time making the desired views persistent. In that respect </w:t>
      </w:r>
      <w:proofErr w:type="spellStart"/>
      <w:r>
        <w:rPr>
          <w:lang w:eastAsia="ja-JP"/>
        </w:rPr>
        <w:t>ProFiler</w:t>
      </w:r>
      <w:proofErr w:type="spellEnd"/>
      <w:r>
        <w:rPr>
          <w:lang w:eastAsia="ja-JP"/>
        </w:rPr>
        <w:t xml:space="preserve"> answers all the requirements agreed on in the specification phase of the project (Section 4.1). </w:t>
      </w:r>
    </w:p>
    <w:p w14:paraId="1AAD7B2D" w14:textId="77777777" w:rsidR="0098077A" w:rsidRDefault="0098077A" w:rsidP="0098077A">
      <w:pPr>
        <w:rPr>
          <w:lang w:eastAsia="ja-JP"/>
        </w:rPr>
      </w:pPr>
      <w:r>
        <w:rPr>
          <w:lang w:eastAsia="ja-JP"/>
        </w:rPr>
        <w:lastRenderedPageBreak/>
        <w:t xml:space="preserve">When using the system, however, it becomes patently clear that an aspect that was left out of the project due to time and man-power constraints makes the system's usefulness limited and perhaps even hazardous. We refer to the following point from Section 4.2: </w:t>
      </w:r>
    </w:p>
    <w:p w14:paraId="0C5B2A1E" w14:textId="77777777" w:rsidR="0098077A" w:rsidRDefault="0098077A" w:rsidP="0098077A">
      <w:pPr>
        <w:pStyle w:val="ListParagraph"/>
        <w:numPr>
          <w:ilvl w:val="0"/>
          <w:numId w:val="41"/>
        </w:numPr>
        <w:ind w:left="284" w:hanging="284"/>
        <w:contextualSpacing w:val="0"/>
      </w:pPr>
      <w:r w:rsidRPr="00280649">
        <w:rPr>
          <w:b/>
          <w:bCs/>
        </w:rPr>
        <w:t>FS changes &amp; consistency checks</w:t>
      </w:r>
      <w:r>
        <w:t>: a</w:t>
      </w:r>
      <w:r w:rsidRPr="00F94D65">
        <w:t xml:space="preserve">ny changes in the FS caused by the user </w:t>
      </w:r>
      <w:r>
        <w:t>(</w:t>
      </w:r>
      <w:proofErr w:type="gramStart"/>
      <w:r w:rsidRPr="00F94D65">
        <w:t>through the use of</w:t>
      </w:r>
      <w:proofErr w:type="gramEnd"/>
      <w:r w:rsidRPr="00F94D65">
        <w:t xml:space="preserve"> the default FS browsers</w:t>
      </w:r>
      <w:r>
        <w:t>)</w:t>
      </w:r>
      <w:r w:rsidRPr="00F94D65">
        <w:t xml:space="preserve"> which affect the views derived </w:t>
      </w:r>
      <w:r>
        <w:t xml:space="preserve">by </w:t>
      </w:r>
      <w:proofErr w:type="spellStart"/>
      <w:r>
        <w:t>ProFiler</w:t>
      </w:r>
      <w:proofErr w:type="spellEnd"/>
      <w:r>
        <w:t xml:space="preserve"> should be conveyed to the user. </w:t>
      </w:r>
      <w:r w:rsidRPr="000C4478">
        <w:t xml:space="preserve">The </w:t>
      </w:r>
      <w:proofErr w:type="spellStart"/>
      <w:r w:rsidRPr="000C4478">
        <w:t>ProFiler</w:t>
      </w:r>
      <w:proofErr w:type="spellEnd"/>
      <w:r w:rsidRPr="000C4478">
        <w:t xml:space="preserve"> </w:t>
      </w:r>
      <w:r w:rsidRPr="008032E1">
        <w:rPr>
          <w:b/>
          <w:bCs/>
        </w:rPr>
        <w:t>will not be notified</w:t>
      </w:r>
      <w:r w:rsidRPr="000C4478">
        <w:t xml:space="preserve"> of changes in the FS and the changes made in </w:t>
      </w:r>
      <w:proofErr w:type="spellStart"/>
      <w:r w:rsidRPr="000C4478">
        <w:t>ProFiler</w:t>
      </w:r>
      <w:proofErr w:type="spellEnd"/>
      <w:r w:rsidRPr="000C4478">
        <w:t xml:space="preserve"> will have no effect on the FS.</w:t>
      </w:r>
    </w:p>
    <w:p w14:paraId="206B804A" w14:textId="77777777" w:rsidR="0098077A" w:rsidRDefault="0098077A" w:rsidP="0098077A">
      <w:r>
        <w:t xml:space="preserve">In retrospect, it appears to be an essential property of such a system since the changes to the FS may make the virtual views inconsistent and thereby misleading. </w:t>
      </w:r>
    </w:p>
    <w:p w14:paraId="572563FC" w14:textId="77777777" w:rsidR="0098077A" w:rsidRPr="00357BCC" w:rsidRDefault="0098077A" w:rsidP="0098077A">
      <w:r>
        <w:t xml:space="preserve">The decision to design and implement the system as a web application had some advantages and disadvantages.  The advantage was the ease of GUI development providing a flexible system with an impressive interface. The main disadvantages are that there is a need for a local </w:t>
      </w:r>
      <w:proofErr w:type="gramStart"/>
      <w:r>
        <w:t>server</w:t>
      </w:r>
      <w:proofErr w:type="gramEnd"/>
      <w:r>
        <w:t xml:space="preserve"> and it requires an installation process. If such a system was to be built again in the future – we suggest looking carefully at the available technologies and considering building it as a stand-alone application based on a language such as Java, C#, Python, PHP, etc. without the use of a browser and a server.  </w:t>
      </w:r>
    </w:p>
    <w:p w14:paraId="507990DD" w14:textId="77777777" w:rsidR="0098077A" w:rsidRPr="00EF03E6" w:rsidRDefault="0098077A" w:rsidP="0098077A">
      <w:pPr>
        <w:pStyle w:val="Heading2"/>
        <w:rPr>
          <w:rFonts w:ascii="Cambria" w:hAnsi="Cambria"/>
        </w:rPr>
      </w:pPr>
      <w:bookmarkStart w:id="83" w:name="_Toc159048164"/>
      <w:r w:rsidRPr="00EF03E6">
        <w:rPr>
          <w:rFonts w:ascii="Cambria" w:hAnsi="Cambria"/>
        </w:rPr>
        <w:t>Future work</w:t>
      </w:r>
      <w:bookmarkEnd w:id="82"/>
      <w:bookmarkEnd w:id="83"/>
    </w:p>
    <w:p w14:paraId="62B751B7" w14:textId="77777777" w:rsidR="0098077A" w:rsidRPr="007A1E59" w:rsidRDefault="0098077A" w:rsidP="0098077A">
      <w:r w:rsidRPr="007A1E59">
        <w:t xml:space="preserve">There are several issues which the current version of </w:t>
      </w:r>
      <w:proofErr w:type="spellStart"/>
      <w:r w:rsidRPr="007A1E59">
        <w:t>ProFiler</w:t>
      </w:r>
      <w:proofErr w:type="spellEnd"/>
      <w:r w:rsidRPr="007A1E59">
        <w:t xml:space="preserve"> does not deal with and that should be addressed if </w:t>
      </w:r>
      <w:proofErr w:type="spellStart"/>
      <w:r w:rsidRPr="007A1E59">
        <w:t>ProFiler</w:t>
      </w:r>
      <w:proofErr w:type="spellEnd"/>
      <w:r w:rsidRPr="007A1E59">
        <w:t xml:space="preserve"> is further developed: </w:t>
      </w:r>
    </w:p>
    <w:p w14:paraId="2DC6B4BF" w14:textId="77777777" w:rsidR="0098077A" w:rsidRPr="009368A0" w:rsidRDefault="0098077A" w:rsidP="0098077A">
      <w:pPr>
        <w:pStyle w:val="ListParagraph"/>
        <w:numPr>
          <w:ilvl w:val="0"/>
          <w:numId w:val="8"/>
        </w:numPr>
        <w:contextualSpacing w:val="0"/>
      </w:pPr>
      <w:r w:rsidRPr="009368A0">
        <w:rPr>
          <w:b/>
          <w:bCs/>
        </w:rPr>
        <w:t>Adding attributes</w:t>
      </w:r>
      <w:r>
        <w:t>:</w:t>
      </w:r>
      <w:r w:rsidRPr="009368A0">
        <w:t xml:space="preserve"> Adding attributes to a </w:t>
      </w:r>
      <w:r>
        <w:t>file</w:t>
      </w:r>
      <w:r w:rsidRPr="009368A0">
        <w:t xml:space="preserve"> and adding the ability of sorting/structuring the alternative views according to those attributes. These attributes </w:t>
      </w:r>
      <w:proofErr w:type="gramStart"/>
      <w:r w:rsidRPr="009368A0">
        <w:t>include:</w:t>
      </w:r>
      <w:proofErr w:type="gramEnd"/>
      <w:r w:rsidRPr="009368A0">
        <w:t xml:space="preserve"> name, created date, comments, link to other files and classification.</w:t>
      </w:r>
    </w:p>
    <w:p w14:paraId="3B10C001" w14:textId="77777777" w:rsidR="0098077A" w:rsidRPr="009368A0" w:rsidRDefault="0098077A" w:rsidP="0098077A">
      <w:pPr>
        <w:pStyle w:val="ListParagraph"/>
        <w:numPr>
          <w:ilvl w:val="0"/>
          <w:numId w:val="8"/>
        </w:numPr>
        <w:contextualSpacing w:val="0"/>
      </w:pPr>
      <w:r w:rsidRPr="009368A0">
        <w:rPr>
          <w:b/>
          <w:bCs/>
        </w:rPr>
        <w:t>Saving transformations</w:t>
      </w:r>
      <w:r>
        <w:t>:</w:t>
      </w:r>
      <w:r w:rsidRPr="009368A0">
        <w:t xml:space="preserve"> saving of Transformation to be able to apply them (semi) automatically at a later stage. When there is a change in the File System the user can still apply the saved transformation on the update structure</w:t>
      </w:r>
      <w:r>
        <w:t xml:space="preserve"> (Figure </w:t>
      </w:r>
      <w:del w:id="84" w:author="Emanuel" w:date="2015-12-19T13:31:00Z">
        <w:r w:rsidDel="00FE2BFB">
          <w:delText>6-1</w:delText>
        </w:r>
      </w:del>
      <w:ins w:id="85" w:author="Emanuel" w:date="2015-12-19T13:31:00Z">
        <w:r>
          <w:t>7-1</w:t>
        </w:r>
      </w:ins>
      <w:r>
        <w:t>)</w:t>
      </w:r>
      <w:r w:rsidRPr="009368A0">
        <w:t>.</w:t>
      </w:r>
    </w:p>
    <w:p w14:paraId="0CA2BE2F" w14:textId="77777777" w:rsidR="0098077A" w:rsidRPr="009368A0" w:rsidRDefault="0098077A" w:rsidP="0098077A">
      <w:pPr>
        <w:pStyle w:val="ListParagraph"/>
        <w:numPr>
          <w:ilvl w:val="0"/>
          <w:numId w:val="8"/>
        </w:numPr>
        <w:contextualSpacing w:val="0"/>
      </w:pPr>
      <w:r w:rsidRPr="009368A0">
        <w:rPr>
          <w:b/>
          <w:bCs/>
        </w:rPr>
        <w:t>Open more types of files</w:t>
      </w:r>
      <w:r>
        <w:t>:</w:t>
      </w:r>
      <w:r w:rsidRPr="009368A0">
        <w:t xml:space="preserve"> </w:t>
      </w:r>
      <w:r>
        <w:t>currently, the application can open WORD documents when they are double-clicked. I</w:t>
      </w:r>
      <w:r w:rsidRPr="009368A0">
        <w:t xml:space="preserve">n order to use </w:t>
      </w:r>
      <w:proofErr w:type="spellStart"/>
      <w:r w:rsidRPr="009368A0">
        <w:t>ProFiler</w:t>
      </w:r>
      <w:proofErr w:type="spellEnd"/>
      <w:r w:rsidRPr="009368A0">
        <w:t xml:space="preserve"> as a </w:t>
      </w:r>
      <w:r>
        <w:t>useful</w:t>
      </w:r>
      <w:r w:rsidRPr="009368A0">
        <w:t xml:space="preserve"> file </w:t>
      </w:r>
      <w:proofErr w:type="gramStart"/>
      <w:r w:rsidRPr="009368A0">
        <w:t>browser  that</w:t>
      </w:r>
      <w:proofErr w:type="gramEnd"/>
      <w:r w:rsidRPr="009368A0">
        <w:t xml:space="preserve"> can be used more efficiently, the user should have the ability to open more types of files from the application (such as Doc, PPT, PNG etc.).</w:t>
      </w:r>
    </w:p>
    <w:p w14:paraId="5A66C00E" w14:textId="77777777" w:rsidR="0098077A" w:rsidRPr="009368A0" w:rsidRDefault="0098077A" w:rsidP="0098077A">
      <w:pPr>
        <w:pStyle w:val="ListParagraph"/>
        <w:numPr>
          <w:ilvl w:val="0"/>
          <w:numId w:val="8"/>
        </w:numPr>
        <w:contextualSpacing w:val="0"/>
      </w:pPr>
      <w:r>
        <w:rPr>
          <w:b/>
          <w:bCs/>
        </w:rPr>
        <w:t>Modify the GUI</w:t>
      </w:r>
      <w:r>
        <w:t>:</w:t>
      </w:r>
      <w:r w:rsidRPr="009368A0">
        <w:t xml:space="preserve"> </w:t>
      </w:r>
      <w:proofErr w:type="gramStart"/>
      <w:r w:rsidRPr="009368A0">
        <w:t>in order</w:t>
      </w:r>
      <w:r>
        <w:t xml:space="preserve"> to</w:t>
      </w:r>
      <w:proofErr w:type="gramEnd"/>
      <w:r>
        <w:t xml:space="preserve"> make </w:t>
      </w:r>
      <w:proofErr w:type="spellStart"/>
      <w:r>
        <w:t>ProFiler</w:t>
      </w:r>
      <w:proofErr w:type="spellEnd"/>
      <w:r>
        <w:t xml:space="preserve"> more popular, the GUI should be modified to have a Windows Explorer look and feel</w:t>
      </w:r>
      <w:r w:rsidRPr="009368A0">
        <w:t>.</w:t>
      </w:r>
    </w:p>
    <w:p w14:paraId="32E2AEA8" w14:textId="77777777" w:rsidR="0098077A" w:rsidRDefault="0098077A" w:rsidP="0098077A">
      <w:pPr>
        <w:pStyle w:val="ListParagraph"/>
        <w:numPr>
          <w:ilvl w:val="0"/>
          <w:numId w:val="8"/>
        </w:numPr>
        <w:contextualSpacing w:val="0"/>
      </w:pPr>
      <w:r>
        <w:rPr>
          <w:b/>
          <w:bCs/>
        </w:rPr>
        <w:t>Consistency checks</w:t>
      </w:r>
      <w:r>
        <w:t>:</w:t>
      </w:r>
      <w:r w:rsidRPr="009368A0">
        <w:t xml:space="preserve"> </w:t>
      </w:r>
      <w:r>
        <w:t xml:space="preserve">check for inconsistencies that arise from changes made to the File System by the default browser. Should inconsistencies be </w:t>
      </w:r>
      <w:r w:rsidRPr="009368A0">
        <w:t xml:space="preserve">reflected in the </w:t>
      </w:r>
      <w:proofErr w:type="spellStart"/>
      <w:r w:rsidRPr="009368A0">
        <w:t>ProFiler</w:t>
      </w:r>
      <w:proofErr w:type="spellEnd"/>
      <w:r w:rsidRPr="009368A0">
        <w:t xml:space="preserve"> data/view</w:t>
      </w:r>
      <w:r>
        <w:t xml:space="preserve"> and if so – how?</w:t>
      </w:r>
      <w:r w:rsidRPr="009368A0">
        <w:t xml:space="preserve"> </w:t>
      </w:r>
      <w:r>
        <w:t xml:space="preserve">Should the changes be made </w:t>
      </w:r>
      <w:proofErr w:type="gramStart"/>
      <w:r>
        <w:t>automatically</w:t>
      </w:r>
      <w:proofErr w:type="gramEnd"/>
      <w:r>
        <w:t xml:space="preserve"> or should the user be notified</w:t>
      </w:r>
      <w:r w:rsidRPr="009368A0">
        <w:t xml:space="preserve"> of any change </w:t>
      </w:r>
      <w:r>
        <w:t xml:space="preserve">– for example, </w:t>
      </w:r>
      <w:r w:rsidRPr="009368A0">
        <w:t xml:space="preserve">when the user is restoring saved </w:t>
      </w:r>
      <w:r>
        <w:t>views (Figure 7-2</w:t>
      </w:r>
      <w:r w:rsidRPr="009368A0">
        <w:t>.</w:t>
      </w:r>
    </w:p>
    <w:p w14:paraId="3D532724" w14:textId="77777777" w:rsidR="0098077A" w:rsidRPr="009368A0" w:rsidRDefault="0098077A" w:rsidP="0098077A">
      <w:pPr>
        <w:pStyle w:val="ListParagraph"/>
        <w:numPr>
          <w:ilvl w:val="0"/>
          <w:numId w:val="8"/>
        </w:numPr>
        <w:contextualSpacing w:val="0"/>
      </w:pPr>
      <w:proofErr w:type="spellStart"/>
      <w:r>
        <w:rPr>
          <w:b/>
          <w:bCs/>
        </w:rPr>
        <w:t>ProFiler’s</w:t>
      </w:r>
      <w:proofErr w:type="spellEnd"/>
      <w:r>
        <w:rPr>
          <w:b/>
          <w:bCs/>
        </w:rPr>
        <w:t xml:space="preserve"> modifications: </w:t>
      </w:r>
      <w:r>
        <w:t>a</w:t>
      </w:r>
      <w:r w:rsidRPr="009368A0">
        <w:t xml:space="preserve">llow updates in </w:t>
      </w:r>
      <w:proofErr w:type="spellStart"/>
      <w:r w:rsidRPr="009368A0">
        <w:t>ProFiler</w:t>
      </w:r>
      <w:proofErr w:type="spellEnd"/>
      <w:r w:rsidRPr="009368A0">
        <w:t xml:space="preserve"> data to be reflected in the File System</w:t>
      </w:r>
      <w:r>
        <w:t xml:space="preserve"> (Figure 7-3). The consequences of such ability are not clear and therefore serious consideration is required before attempting to add it.   </w:t>
      </w:r>
    </w:p>
    <w:p w14:paraId="3A116E30" w14:textId="77777777" w:rsidR="0098077A" w:rsidRDefault="0098077A" w:rsidP="0098077A"/>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98077A" w14:paraId="73B5C927" w14:textId="77777777" w:rsidTr="007E35F9">
        <w:trPr>
          <w:trHeight w:val="1943"/>
        </w:trPr>
        <w:tc>
          <w:tcPr>
            <w:tcW w:w="8130" w:type="dxa"/>
          </w:tcPr>
          <w:p w14:paraId="49BD06AC" w14:textId="77777777" w:rsidR="0098077A" w:rsidRDefault="0098077A" w:rsidP="007E35F9">
            <w:r>
              <w:rPr>
                <w:noProof/>
                <w:lang w:val="en-US"/>
              </w:rPr>
              <mc:AlternateContent>
                <mc:Choice Requires="wpg">
                  <w:drawing>
                    <wp:anchor distT="0" distB="0" distL="114300" distR="114300" simplePos="0" relativeHeight="251659264" behindDoc="0" locked="0" layoutInCell="1" allowOverlap="1" wp14:anchorId="5E11188B" wp14:editId="50E77086">
                      <wp:simplePos x="0" y="0"/>
                      <wp:positionH relativeFrom="column">
                        <wp:posOffset>135407</wp:posOffset>
                      </wp:positionH>
                      <wp:positionV relativeFrom="paragraph">
                        <wp:posOffset>26848</wp:posOffset>
                      </wp:positionV>
                      <wp:extent cx="4744504" cy="1137285"/>
                      <wp:effectExtent l="0" t="0" r="18415" b="24765"/>
                      <wp:wrapNone/>
                      <wp:docPr id="535" name="Group 535"/>
                      <wp:cNvGraphicFramePr/>
                      <a:graphic xmlns:a="http://schemas.openxmlformats.org/drawingml/2006/main">
                        <a:graphicData uri="http://schemas.microsoft.com/office/word/2010/wordprocessingGroup">
                          <wpg:wgp>
                            <wpg:cNvGrpSpPr/>
                            <wpg:grpSpPr>
                              <a:xfrm>
                                <a:off x="0" y="0"/>
                                <a:ext cx="4744504" cy="1137285"/>
                                <a:chOff x="0" y="0"/>
                                <a:chExt cx="4744504" cy="1137285"/>
                              </a:xfrm>
                            </wpg:grpSpPr>
                            <wpg:grpSp>
                              <wpg:cNvPr id="536" name="Group 536"/>
                              <wpg:cNvGrpSpPr/>
                              <wpg:grpSpPr>
                                <a:xfrm>
                                  <a:off x="879894" y="0"/>
                                  <a:ext cx="3864610" cy="1137285"/>
                                  <a:chOff x="-595222" y="-77637"/>
                                  <a:chExt cx="3865098" cy="1137536"/>
                                </a:xfrm>
                              </wpg:grpSpPr>
                              <wpg:grpSp>
                                <wpg:cNvPr id="537" name="Group 537"/>
                                <wpg:cNvGrpSpPr/>
                                <wpg:grpSpPr>
                                  <a:xfrm>
                                    <a:off x="-595222" y="-77637"/>
                                    <a:ext cx="3865098" cy="1137536"/>
                                    <a:chOff x="-647968" y="-76077"/>
                                    <a:chExt cx="3867149" cy="1138859"/>
                                  </a:xfrm>
                                </wpg:grpSpPr>
                                <wps:wsp>
                                  <wps:cNvPr id="538" name="Rectangle 538"/>
                                  <wps:cNvSpPr/>
                                  <wps:spPr>
                                    <a:xfrm>
                                      <a:off x="-647968" y="350844"/>
                                      <a:ext cx="742950" cy="695325"/>
                                    </a:xfrm>
                                    <a:prstGeom prst="rect">
                                      <a:avLst/>
                                    </a:prstGeom>
                                    <a:noFill/>
                                    <a:ln w="25400" cap="flat" cmpd="sng" algn="ctr">
                                      <a:solidFill>
                                        <a:srgbClr val="4F81BD">
                                          <a:shade val="50000"/>
                                        </a:srgbClr>
                                      </a:solidFill>
                                      <a:prstDash val="solid"/>
                                    </a:ln>
                                    <a:effectLst/>
                                  </wps:spPr>
                                  <wps:txbx>
                                    <w:txbxContent>
                                      <w:p w14:paraId="72B8E29E" w14:textId="77777777" w:rsidR="0098077A" w:rsidRPr="002E5C33" w:rsidRDefault="0098077A" w:rsidP="0098077A">
                                        <w:pPr>
                                          <w:rPr>
                                            <w14:textOutline w14:w="9525" w14:cap="rnd" w14:cmpd="sng" w14:algn="ctr">
                                              <w14:solidFill>
                                                <w14:srgbClr w14:val="000000"/>
                                              </w14:solidFill>
                                              <w14:prstDash w14:val="solid"/>
                                              <w14:bevel/>
                                            </w14:textOutline>
                                          </w:rPr>
                                        </w:pPr>
                                        <w:r>
                                          <w:t>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Rectangle 539"/>
                                  <wps:cNvSpPr/>
                                  <wps:spPr>
                                    <a:xfrm>
                                      <a:off x="2476123" y="367457"/>
                                      <a:ext cx="743058" cy="695325"/>
                                    </a:xfrm>
                                    <a:prstGeom prst="rect">
                                      <a:avLst/>
                                    </a:prstGeom>
                                    <a:noFill/>
                                    <a:ln w="25400" cap="flat" cmpd="sng" algn="ctr">
                                      <a:solidFill>
                                        <a:srgbClr val="4F81BD">
                                          <a:shade val="50000"/>
                                        </a:srgbClr>
                                      </a:solidFill>
                                      <a:prstDash val="solid"/>
                                    </a:ln>
                                    <a:effectLst/>
                                  </wps:spPr>
                                  <wps:txbx>
                                    <w:txbxContent>
                                      <w:p w14:paraId="14E3E1D7" w14:textId="77777777" w:rsidR="0098077A" w:rsidRPr="002E5C33" w:rsidRDefault="0098077A" w:rsidP="0098077A">
                                        <w:pPr>
                                          <w:rPr>
                                            <w14:textOutline w14:w="9525" w14:cap="rnd" w14:cmpd="sng" w14:algn="ctr">
                                              <w14:solidFill>
                                                <w14:srgbClr w14:val="000000"/>
                                              </w14:solidFill>
                                              <w14:prstDash w14:val="solid"/>
                                              <w14:bevel/>
                                            </w14:textOutline>
                                          </w:rPr>
                                        </w:pPr>
                                        <w:proofErr w:type="spellStart"/>
                                        <w:r>
                                          <w:t>ProFiler</w:t>
                                        </w:r>
                                        <w:proofErr w:type="spellEnd"/>
                                        <w:r>
                                          <w:t xml:space="preserv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Arrow Connector 540"/>
                                  <wps:cNvCnPr>
                                    <a:stCxn id="538" idx="3"/>
                                    <a:endCxn id="539" idx="1"/>
                                  </wps:cNvCnPr>
                                  <wps:spPr>
                                    <a:xfrm>
                                      <a:off x="94982" y="698507"/>
                                      <a:ext cx="2381140" cy="16613"/>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541" name="Text Box 541"/>
                                  <wps:cNvSpPr txBox="1"/>
                                  <wps:spPr>
                                    <a:xfrm>
                                      <a:off x="621464" y="-76077"/>
                                      <a:ext cx="1104302" cy="278130"/>
                                    </a:xfrm>
                                    <a:prstGeom prst="rect">
                                      <a:avLst/>
                                    </a:prstGeom>
                                    <a:noFill/>
                                    <a:ln w="19050">
                                      <a:solidFill>
                                        <a:srgbClr val="4F81BD">
                                          <a:lumMod val="75000"/>
                                        </a:srgbClr>
                                      </a:solidFill>
                                    </a:ln>
                                    <a:effectLst/>
                                  </wps:spPr>
                                  <wps:txbx>
                                    <w:txbxContent>
                                      <w:p w14:paraId="2850CE73" w14:textId="77777777" w:rsidR="0098077A" w:rsidRPr="0035398F" w:rsidRDefault="0098077A" w:rsidP="0098077A">
                                        <w:pPr>
                                          <w:rPr>
                                            <w:lang w:val="en-US"/>
                                          </w:rPr>
                                        </w:pPr>
                                        <w:r>
                                          <w:rPr>
                                            <w:lang w:val="en-US"/>
                                          </w:rPr>
                                          <w:t>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2" name="Straight Arrow Connector 542"/>
                                  <wps:cNvCnPr/>
                                  <wps:spPr>
                                    <a:xfrm flipV="1">
                                      <a:off x="966479" y="218777"/>
                                      <a:ext cx="0" cy="496339"/>
                                    </a:xfrm>
                                    <a:prstGeom prst="straightConnector1">
                                      <a:avLst/>
                                    </a:prstGeom>
                                    <a:noFill/>
                                    <a:ln w="28575" cap="flat" cmpd="sng" algn="ctr">
                                      <a:solidFill>
                                        <a:srgbClr val="4F81BD">
                                          <a:shade val="95000"/>
                                          <a:satMod val="105000"/>
                                        </a:srgbClr>
                                      </a:solidFill>
                                      <a:prstDash val="solid"/>
                                      <a:tailEnd type="triangle"/>
                                    </a:ln>
                                    <a:effectLst/>
                                  </wps:spPr>
                                  <wps:bodyPr/>
                                </wps:wsp>
                              </wpg:grpSp>
                              <pic:pic xmlns:pic="http://schemas.openxmlformats.org/drawingml/2006/picture">
                                <pic:nvPicPr>
                                  <pic:cNvPr id="543" name="Picture 54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42326" y="435732"/>
                                    <a:ext cx="250441" cy="250440"/>
                                  </a:xfrm>
                                  <a:prstGeom prst="rect">
                                    <a:avLst/>
                                  </a:prstGeom>
                                </pic:spPr>
                              </pic:pic>
                            </wpg:grpSp>
                            <wps:wsp>
                              <wps:cNvPr id="544" name="Text Box 544"/>
                              <wps:cNvSpPr txBox="1"/>
                              <wps:spPr>
                                <a:xfrm>
                                  <a:off x="2044460" y="301924"/>
                                  <a:ext cx="500380" cy="278130"/>
                                </a:xfrm>
                                <a:prstGeom prst="rect">
                                  <a:avLst/>
                                </a:prstGeom>
                                <a:noFill/>
                                <a:ln w="6350">
                                  <a:noFill/>
                                </a:ln>
                                <a:effectLst/>
                              </wps:spPr>
                              <wps:txbx>
                                <w:txbxContent>
                                  <w:p w14:paraId="6AFD5D7F" w14:textId="77777777" w:rsidR="0098077A" w:rsidRPr="0035398F" w:rsidRDefault="0098077A" w:rsidP="0098077A">
                                    <w:pPr>
                                      <w:rPr>
                                        <w:lang w:val="en-US"/>
                                      </w:rPr>
                                    </w:pPr>
                                    <w:r>
                                      <w:rPr>
                                        <w:lang w:val="en-U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5" name="Straight Arrow Connector 545"/>
                              <wps:cNvCnPr/>
                              <wps:spPr>
                                <a:xfrm>
                                  <a:off x="2889849" y="293298"/>
                                  <a:ext cx="0" cy="476885"/>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546" name="Text Box 546"/>
                              <wps:cNvSpPr txBox="1"/>
                              <wps:spPr>
                                <a:xfrm>
                                  <a:off x="2809042" y="304077"/>
                                  <a:ext cx="543117" cy="278130"/>
                                </a:xfrm>
                                <a:prstGeom prst="rect">
                                  <a:avLst/>
                                </a:prstGeom>
                                <a:noFill/>
                                <a:ln w="6350">
                                  <a:noFill/>
                                </a:ln>
                                <a:effectLst/>
                              </wps:spPr>
                              <wps:txbx>
                                <w:txbxContent>
                                  <w:p w14:paraId="234B2491" w14:textId="77777777" w:rsidR="0098077A" w:rsidRPr="0035398F" w:rsidRDefault="0098077A" w:rsidP="0098077A">
                                    <w:pPr>
                                      <w:rPr>
                                        <w:lang w:val="en-US"/>
                                      </w:rPr>
                                    </w:pPr>
                                    <w:r>
                                      <w:t>Apply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 name="Rectangle 547"/>
                              <wps:cNvSpPr/>
                              <wps:spPr>
                                <a:xfrm>
                                  <a:off x="0" y="422694"/>
                                  <a:ext cx="436880" cy="69469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Straight Connector 548"/>
                              <wps:cNvCnPr/>
                              <wps:spPr>
                                <a:xfrm>
                                  <a:off x="103517" y="552090"/>
                                  <a:ext cx="173990" cy="0"/>
                                </a:xfrm>
                                <a:prstGeom prst="line">
                                  <a:avLst/>
                                </a:prstGeom>
                                <a:noFill/>
                                <a:ln w="12700" cap="flat" cmpd="sng" algn="ctr">
                                  <a:solidFill>
                                    <a:srgbClr val="4F81BD">
                                      <a:shade val="95000"/>
                                      <a:satMod val="105000"/>
                                    </a:srgbClr>
                                  </a:solidFill>
                                  <a:prstDash val="solid"/>
                                </a:ln>
                                <a:effectLst/>
                              </wps:spPr>
                              <wps:bodyPr/>
                            </wps:wsp>
                            <wps:wsp>
                              <wps:cNvPr id="563" name="Straight Connector 563"/>
                              <wps:cNvCnPr/>
                              <wps:spPr>
                                <a:xfrm>
                                  <a:off x="103517" y="552090"/>
                                  <a:ext cx="0" cy="365760"/>
                                </a:xfrm>
                                <a:prstGeom prst="line">
                                  <a:avLst/>
                                </a:prstGeom>
                                <a:noFill/>
                                <a:ln w="12700" cap="flat" cmpd="sng" algn="ctr">
                                  <a:solidFill>
                                    <a:srgbClr val="4F81BD">
                                      <a:shade val="95000"/>
                                      <a:satMod val="105000"/>
                                    </a:srgbClr>
                                  </a:solidFill>
                                  <a:prstDash val="solid"/>
                                </a:ln>
                                <a:effectLst/>
                              </wps:spPr>
                              <wps:bodyPr/>
                            </wps:wsp>
                            <wps:wsp>
                              <wps:cNvPr id="564" name="Straight Connector 564"/>
                              <wps:cNvCnPr/>
                              <wps:spPr>
                                <a:xfrm flipV="1">
                                  <a:off x="103517" y="664234"/>
                                  <a:ext cx="173990" cy="1905"/>
                                </a:xfrm>
                                <a:prstGeom prst="line">
                                  <a:avLst/>
                                </a:prstGeom>
                                <a:noFill/>
                                <a:ln w="12700" cap="flat" cmpd="sng" algn="ctr">
                                  <a:solidFill>
                                    <a:srgbClr val="4F81BD">
                                      <a:shade val="95000"/>
                                      <a:satMod val="105000"/>
                                    </a:srgbClr>
                                  </a:solidFill>
                                  <a:prstDash val="solid"/>
                                </a:ln>
                                <a:effectLst/>
                              </wps:spPr>
                              <wps:bodyPr/>
                            </wps:wsp>
                            <wps:wsp>
                              <wps:cNvPr id="565" name="Straight Connector 565"/>
                              <wps:cNvCnPr/>
                              <wps:spPr>
                                <a:xfrm>
                                  <a:off x="198407" y="672860"/>
                                  <a:ext cx="0" cy="121920"/>
                                </a:xfrm>
                                <a:prstGeom prst="line">
                                  <a:avLst/>
                                </a:prstGeom>
                                <a:noFill/>
                                <a:ln w="12700" cap="flat" cmpd="sng" algn="ctr">
                                  <a:solidFill>
                                    <a:srgbClr val="4F81BD">
                                      <a:shade val="95000"/>
                                      <a:satMod val="105000"/>
                                    </a:srgbClr>
                                  </a:solidFill>
                                  <a:prstDash val="solid"/>
                                </a:ln>
                                <a:effectLst/>
                              </wps:spPr>
                              <wps:bodyPr/>
                            </wps:wsp>
                            <wps:wsp>
                              <wps:cNvPr id="566" name="Straight Connector 566"/>
                              <wps:cNvCnPr/>
                              <wps:spPr>
                                <a:xfrm>
                                  <a:off x="198407" y="793630"/>
                                  <a:ext cx="142875" cy="0"/>
                                </a:xfrm>
                                <a:prstGeom prst="line">
                                  <a:avLst/>
                                </a:prstGeom>
                                <a:noFill/>
                                <a:ln w="12700" cap="flat" cmpd="sng" algn="ctr">
                                  <a:solidFill>
                                    <a:srgbClr val="4F81BD">
                                      <a:shade val="95000"/>
                                      <a:satMod val="105000"/>
                                    </a:srgbClr>
                                  </a:solidFill>
                                  <a:prstDash val="solid"/>
                                </a:ln>
                                <a:effectLst/>
                              </wps:spPr>
                              <wps:bodyPr/>
                            </wps:wsp>
                            <wps:wsp>
                              <wps:cNvPr id="567" name="Straight Arrow Connector 567"/>
                              <wps:cNvCnPr/>
                              <wps:spPr>
                                <a:xfrm>
                                  <a:off x="431321" y="759124"/>
                                  <a:ext cx="448573"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11188B" id="Group 535" o:spid="_x0000_s1026" style="position:absolute;left:0;text-align:left;margin-left:10.65pt;margin-top:2.1pt;width:373.6pt;height:89.55pt;z-index:251659264" coordsize="47445,11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">
                      <v:group id="Group 536" o:spid="_x0000_s1027" style="position:absolute;left:8798;width:38647;height:11372" coordorigin="-5952,-776" coordsize="38650,1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Group 537" o:spid="_x0000_s1028" style="position:absolute;left:-5952;top:-776;width:38650;height:11374" coordorigin="-6479,-760" coordsize="38671,1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rect id="Rectangle 538" o:spid="_x0000_s1029" style="position:absolute;left:-6479;top:3508;width:742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" filled="f" strokecolor="#385d8a" strokeweight="2pt">
                            <v:textbox>
                              <w:txbxContent>
                                <w:p w14:paraId="72B8E29E" w14:textId="77777777" w:rsidR="0098077A" w:rsidRPr="002E5C33" w:rsidRDefault="0098077A" w:rsidP="0098077A">
                                  <w:pPr>
                                    <w:rPr>
                                      <w14:textOutline w14:w="9525" w14:cap="rnd" w14:cmpd="sng" w14:algn="ctr">
                                        <w14:solidFill>
                                          <w14:srgbClr w14:val="000000"/>
                                        </w14:solidFill>
                                        <w14:prstDash w14:val="solid"/>
                                        <w14:bevel/>
                                      </w14:textOutline>
                                    </w:rPr>
                                  </w:pPr>
                                  <w:r>
                                    <w:t>File System</w:t>
                                  </w:r>
                                </w:p>
                              </w:txbxContent>
                            </v:textbox>
                          </v:rect>
                          <v:rect id="Rectangle 539" o:spid="_x0000_s1030" style="position:absolute;left:24761;top:3674;width:7430;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" filled="f" strokecolor="#385d8a" strokeweight="2pt">
                            <v:textbox>
                              <w:txbxContent>
                                <w:p w14:paraId="14E3E1D7" w14:textId="77777777" w:rsidR="0098077A" w:rsidRPr="002E5C33" w:rsidRDefault="0098077A" w:rsidP="0098077A">
                                  <w:pPr>
                                    <w:rPr>
                                      <w14:textOutline w14:w="9525" w14:cap="rnd" w14:cmpd="sng" w14:algn="ctr">
                                        <w14:solidFill>
                                          <w14:srgbClr w14:val="000000"/>
                                        </w14:solidFill>
                                        <w14:prstDash w14:val="solid"/>
                                        <w14:bevel/>
                                      </w14:textOutline>
                                    </w:rPr>
                                  </w:pPr>
                                  <w:proofErr w:type="spellStart"/>
                                  <w:r>
                                    <w:t>ProFiler</w:t>
                                  </w:r>
                                  <w:proofErr w:type="spellEnd"/>
                                  <w:r>
                                    <w:t xml:space="preserve"> View</w:t>
                                  </w:r>
                                </w:p>
                              </w:txbxContent>
                            </v:textbox>
                          </v:rect>
                          <v:shapetype id="_x0000_t32" coordsize="21600,21600" o:spt="32" o:oned="t" path="m,l21600,21600e" filled="f">
                            <v:path arrowok="t" fillok="f" o:connecttype="none"/>
                            <o:lock v:ext="edit" shapetype="t"/>
                          </v:shapetype>
                          <v:shape id="Straight Arrow Connector 540" o:spid="_x0000_s1031" type="#_x0000_t32" style="position:absolute;left:949;top:6985;width:23812;height: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" strokecolor="#4a7ebb" strokeweight="2.25pt">
                            <v:stroke endarrow="block"/>
                          </v:shape>
                          <v:shapetype id="_x0000_t202" coordsize="21600,21600" o:spt="202" path="m,l,21600r21600,l21600,xe">
                            <v:stroke joinstyle="miter"/>
                            <v:path gradientshapeok="t" o:connecttype="rect"/>
                          </v:shapetype>
                          <v:shape id="Text Box 541" o:spid="_x0000_s1032" type="#_x0000_t202" style="position:absolute;left:6214;top:-760;width:11043;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" filled="f" strokecolor="#376092" strokeweight="1.5pt">
                            <v:textbox>
                              <w:txbxContent>
                                <w:p w14:paraId="2850CE73" w14:textId="77777777" w:rsidR="0098077A" w:rsidRPr="0035398F" w:rsidRDefault="0098077A" w:rsidP="0098077A">
                                  <w:pPr>
                                    <w:rPr>
                                      <w:lang w:val="en-US"/>
                                    </w:rPr>
                                  </w:pPr>
                                  <w:r>
                                    <w:rPr>
                                      <w:lang w:val="en-US"/>
                                    </w:rPr>
                                    <w:t>Transformation</w:t>
                                  </w:r>
                                </w:p>
                              </w:txbxContent>
                            </v:textbox>
                          </v:shape>
                          <v:shape id="Straight Arrow Connector 542" o:spid="_x0000_s1033" type="#_x0000_t32" style="position:absolute;left:9664;top:2187;width:0;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" strokecolor="#4a7ebb" strokeweight="2.25pt">
                            <v:stroke endarrow="block"/>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3" o:spid="_x0000_s1034" type="#_x0000_t75" style="position:absolute;left:22423;top:4357;width:2504;height: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">
                          <v:imagedata r:id="rId22" o:title=""/>
                        </v:shape>
                      </v:group>
                      <v:shape id="Text Box 544" o:spid="_x0000_s1035" type="#_x0000_t202" style="position:absolute;left:20444;top:3019;width:500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AFD5D7F" w14:textId="77777777" w:rsidR="0098077A" w:rsidRPr="0035398F" w:rsidRDefault="0098077A" w:rsidP="0098077A">
                              <w:pPr>
                                <w:rPr>
                                  <w:lang w:val="en-US"/>
                                </w:rPr>
                              </w:pPr>
                              <w:r>
                                <w:rPr>
                                  <w:lang w:val="en-US"/>
                                </w:rPr>
                                <w:t>Save</w:t>
                              </w:r>
                            </w:p>
                          </w:txbxContent>
                        </v:textbox>
                      </v:shape>
                      <v:shape id="Straight Arrow Connector 545" o:spid="_x0000_s1036" type="#_x0000_t32" style="position:absolute;left:28898;top:2932;width:0;height:4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" strokecolor="#4a7ebb" strokeweight="2.25pt">
                        <v:stroke endarrow="block"/>
                      </v:shape>
                      <v:shape id="Text Box 546" o:spid="_x0000_s1037" type="#_x0000_t202" style="position:absolute;left:28090;top:3040;width:5431;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CI1xwAAANwAAAAPAAAAZHJzL2Rvd25yZXYueG1sRI9Ba8JA&#10;FITvQv/D8gq96UZp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ATUIjXHAAAA3AAA&#10;AA8AAAAAAAAAAAAAAAAABwIAAGRycy9kb3ducmV2LnhtbFBLBQYAAAAAAwADALcAAAD7AgAAAAA=&#10;" filled="f" stroked="f" strokeweight=".5pt">
                        <v:textbox>
                          <w:txbxContent>
                            <w:p w14:paraId="234B2491" w14:textId="77777777" w:rsidR="0098077A" w:rsidRPr="0035398F" w:rsidRDefault="0098077A" w:rsidP="0098077A">
                              <w:pPr>
                                <w:rPr>
                                  <w:lang w:val="en-US"/>
                                </w:rPr>
                              </w:pPr>
                              <w:r>
                                <w:t>Apply</w:t>
                              </w:r>
                            </w:p>
                          </w:txbxContent>
                        </v:textbox>
                      </v:shape>
                      <v:rect id="Rectangle 547" o:spid="_x0000_s1038" style="position:absolute;top:4226;width:4368;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" filled="f" strokecolor="#385d8a" strokeweight="2pt"/>
                      <v:line id="Straight Connector 548" o:spid="_x0000_s1039" style="position:absolute;visibility:visible;mso-wrap-style:square" from="1035,5520" to="2775,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" strokecolor="#4a7ebb" strokeweight="1pt"/>
                      <v:line id="Straight Connector 563" o:spid="_x0000_s1040" style="position:absolute;visibility:visible;mso-wrap-style:square" from="1035,5520" to="1035,9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" strokecolor="#4a7ebb" strokeweight="1pt"/>
                      <v:line id="Straight Connector 564" o:spid="_x0000_s1041" style="position:absolute;flip:y;visibility:visible;mso-wrap-style:square" from="1035,6642" to="2775,6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" strokecolor="#4a7ebb" strokeweight="1pt"/>
                      <v:line id="Straight Connector 565" o:spid="_x0000_s1042" style="position:absolute;visibility:visible;mso-wrap-style:square" from="1984,6728" to="1984,7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" strokecolor="#4a7ebb" strokeweight="1pt"/>
                      <v:line id="Straight Connector 566" o:spid="_x0000_s1043" style="position:absolute;visibility:visible;mso-wrap-style:square" from="1984,7936" to="3412,7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" strokecolor="#4a7ebb" strokeweight="1pt"/>
                      <v:shape id="Straight Arrow Connector 567" o:spid="_x0000_s1044" type="#_x0000_t32" style="position:absolute;left:4313;top:7591;width:44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" strokecolor="#4472c4 [3204]" strokeweight="2.25pt">
                        <v:stroke endarrow="block" joinstyle="miter"/>
                      </v:shape>
                    </v:group>
                  </w:pict>
                </mc:Fallback>
              </mc:AlternateContent>
            </w:r>
          </w:p>
        </w:tc>
      </w:tr>
    </w:tbl>
    <w:p w14:paraId="1FF2C0C0" w14:textId="77777777" w:rsidR="0098077A" w:rsidRPr="002A426A" w:rsidRDefault="0098077A" w:rsidP="0098077A">
      <w:pPr>
        <w:pStyle w:val="Caption"/>
      </w:pPr>
      <w:bookmarkStart w:id="86" w:name="_Toc488324504"/>
      <w:r w:rsidRPr="002A426A">
        <w:t xml:space="preserve">Figure </w:t>
      </w:r>
      <w:r>
        <w:rPr>
          <w:noProof/>
        </w:rPr>
        <w:fldChar w:fldCharType="begin"/>
      </w:r>
      <w:r>
        <w:rPr>
          <w:noProof/>
        </w:rPr>
        <w:instrText xml:space="preserve"> STYLEREF 1 \s </w:instrText>
      </w:r>
      <w:r>
        <w:rPr>
          <w:noProof/>
        </w:rPr>
        <w:fldChar w:fldCharType="separate"/>
      </w:r>
      <w:r>
        <w:rPr>
          <w:noProof/>
          <w:cs/>
        </w:rPr>
        <w:t>‎</w:t>
      </w:r>
      <w:r>
        <w:rPr>
          <w:noProof/>
        </w:rPr>
        <w:t>7</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2A426A">
        <w:t>: Saving transformation and being able to apply them later semi-automatically</w:t>
      </w:r>
      <w:bookmarkEnd w:id="86"/>
      <w:r w:rsidRPr="002A426A">
        <w:t xml:space="preserve"> </w:t>
      </w:r>
    </w:p>
    <w:p w14:paraId="3ED948A9" w14:textId="77777777" w:rsidR="0098077A" w:rsidRDefault="0098077A" w:rsidP="0098077A"/>
    <w:tbl>
      <w:tblPr>
        <w:tblStyle w:val="TableGrid"/>
        <w:tblW w:w="8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8"/>
      </w:tblGrid>
      <w:tr w:rsidR="0098077A" w14:paraId="1E9182E4" w14:textId="77777777" w:rsidTr="007E35F9">
        <w:trPr>
          <w:trHeight w:val="1803"/>
        </w:trPr>
        <w:tc>
          <w:tcPr>
            <w:tcW w:w="8988" w:type="dxa"/>
          </w:tcPr>
          <w:p w14:paraId="30C55D1A" w14:textId="77777777" w:rsidR="0098077A" w:rsidRDefault="0098077A" w:rsidP="007E35F9">
            <w:r>
              <w:rPr>
                <w:noProof/>
                <w:lang w:val="en-US"/>
              </w:rPr>
              <mc:AlternateContent>
                <mc:Choice Requires="wpg">
                  <w:drawing>
                    <wp:anchor distT="0" distB="0" distL="114300" distR="114300" simplePos="0" relativeHeight="251661312" behindDoc="0" locked="0" layoutInCell="1" allowOverlap="1" wp14:anchorId="59D4B153" wp14:editId="4FA3A587">
                      <wp:simplePos x="0" y="0"/>
                      <wp:positionH relativeFrom="column">
                        <wp:posOffset>834009</wp:posOffset>
                      </wp:positionH>
                      <wp:positionV relativeFrom="paragraph">
                        <wp:posOffset>152273</wp:posOffset>
                      </wp:positionV>
                      <wp:extent cx="3700780" cy="918845"/>
                      <wp:effectExtent l="0" t="0" r="13970" b="0"/>
                      <wp:wrapNone/>
                      <wp:docPr id="1046" name="Group 1046"/>
                      <wp:cNvGraphicFramePr/>
                      <a:graphic xmlns:a="http://schemas.openxmlformats.org/drawingml/2006/main">
                        <a:graphicData uri="http://schemas.microsoft.com/office/word/2010/wordprocessingGroup">
                          <wpg:wgp>
                            <wpg:cNvGrpSpPr/>
                            <wpg:grpSpPr>
                              <a:xfrm>
                                <a:off x="0" y="0"/>
                                <a:ext cx="3700780" cy="918845"/>
                                <a:chOff x="0" y="0"/>
                                <a:chExt cx="3700780" cy="918845"/>
                              </a:xfrm>
                            </wpg:grpSpPr>
                            <wpg:grpSp>
                              <wpg:cNvPr id="1032" name="Group 1032"/>
                              <wpg:cNvGrpSpPr/>
                              <wpg:grpSpPr>
                                <a:xfrm>
                                  <a:off x="0" y="0"/>
                                  <a:ext cx="3700780" cy="918845"/>
                                  <a:chOff x="-327815" y="0"/>
                                  <a:chExt cx="3702177" cy="918845"/>
                                </a:xfrm>
                              </wpg:grpSpPr>
                              <wpg:grpSp>
                                <wpg:cNvPr id="713" name="Group 713"/>
                                <wpg:cNvGrpSpPr/>
                                <wpg:grpSpPr>
                                  <a:xfrm>
                                    <a:off x="898497" y="0"/>
                                    <a:ext cx="2475865" cy="918845"/>
                                    <a:chOff x="0" y="6824"/>
                                    <a:chExt cx="2475865" cy="919276"/>
                                  </a:xfrm>
                                </wpg:grpSpPr>
                                <wpg:grpSp>
                                  <wpg:cNvPr id="714" name="Group 714"/>
                                  <wpg:cNvGrpSpPr/>
                                  <wpg:grpSpPr>
                                    <a:xfrm>
                                      <a:off x="0" y="6824"/>
                                      <a:ext cx="2475865" cy="919276"/>
                                      <a:chOff x="0" y="0"/>
                                      <a:chExt cx="2476216" cy="919381"/>
                                    </a:xfrm>
                                  </wpg:grpSpPr>
                                  <wps:wsp>
                                    <wps:cNvPr id="715" name="Text Box 715"/>
                                    <wps:cNvSpPr txBox="1"/>
                                    <wps:spPr>
                                      <a:xfrm>
                                        <a:off x="887098" y="640616"/>
                                        <a:ext cx="675005" cy="278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96FCC" w14:textId="77777777" w:rsidR="0098077A" w:rsidRDefault="0098077A" w:rsidP="0098077A">
                                          <w:r>
                                            <w:t>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6" name="Group 716"/>
                                    <wpg:cNvGrpSpPr/>
                                    <wpg:grpSpPr>
                                      <a:xfrm>
                                        <a:off x="0" y="0"/>
                                        <a:ext cx="2476216" cy="695325"/>
                                        <a:chOff x="0" y="0"/>
                                        <a:chExt cx="2476216" cy="695325"/>
                                      </a:xfrm>
                                    </wpg:grpSpPr>
                                    <wps:wsp>
                                      <wps:cNvPr id="717" name="Rectangle 717"/>
                                      <wps:cNvSpPr/>
                                      <wps:spPr>
                                        <a:xfrm>
                                          <a:off x="0" y="0"/>
                                          <a:ext cx="742950"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15CDCA" w14:textId="77777777" w:rsidR="0098077A" w:rsidRPr="002E5C33" w:rsidRDefault="0098077A" w:rsidP="0098077A">
                                            <w:pPr>
                                              <w:rPr>
                                                <w14:textOutline w14:w="9525" w14:cap="rnd" w14:cmpd="sng" w14:algn="ctr">
                                                  <w14:solidFill>
                                                    <w14:srgbClr w14:val="000000"/>
                                                  </w14:solidFill>
                                                  <w14:prstDash w14:val="solid"/>
                                                  <w14:bevel/>
                                                </w14:textOutline>
                                              </w:rPr>
                                            </w:pPr>
                                            <w:r>
                                              <w:t>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Rectangle 718"/>
                                      <wps:cNvSpPr/>
                                      <wps:spPr>
                                        <a:xfrm>
                                          <a:off x="1733266" y="0"/>
                                          <a:ext cx="742950"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2399C3" w14:textId="77777777" w:rsidR="0098077A" w:rsidRPr="002E5C33" w:rsidRDefault="0098077A" w:rsidP="0098077A">
                                            <w:pPr>
                                              <w:rPr>
                                                <w14:textOutline w14:w="9525" w14:cap="rnd" w14:cmpd="sng" w14:algn="ctr">
                                                  <w14:solidFill>
                                                    <w14:srgbClr w14:val="000000"/>
                                                  </w14:solidFill>
                                                  <w14:prstDash w14:val="solid"/>
                                                  <w14:bevel/>
                                                </w14:textOutline>
                                              </w:rPr>
                                            </w:pPr>
                                            <w:proofErr w:type="spellStart"/>
                                            <w:r w:rsidRPr="00D77D42">
                                              <w:t>ProFiler</w:t>
                                            </w:r>
                                            <w:proofErr w:type="spellEnd"/>
                                            <w:r w:rsidRPr="00D77D42">
                                              <w:t xml:space="preserve"> </w:t>
                                            </w: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19" name="Straight Arrow Connector 719"/>
                                  <wps:cNvCnPr/>
                                  <wps:spPr>
                                    <a:xfrm>
                                      <a:off x="764275" y="259307"/>
                                      <a:ext cx="9620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20" name="Picture 7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53489" y="6824"/>
                                      <a:ext cx="245657" cy="245584"/>
                                    </a:xfrm>
                                    <a:prstGeom prst="rect">
                                      <a:avLst/>
                                    </a:prstGeom>
                                  </pic:spPr>
                                </pic:pic>
                                <wps:wsp>
                                  <wps:cNvPr id="721" name="Straight Arrow Connector 721"/>
                                  <wps:cNvCnPr/>
                                  <wps:spPr>
                                    <a:xfrm>
                                      <a:off x="757451" y="566382"/>
                                      <a:ext cx="962025" cy="0"/>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31" name="Group 1031"/>
                                <wpg:cNvGrpSpPr/>
                                <wpg:grpSpPr>
                                  <a:xfrm>
                                    <a:off x="-327815" y="0"/>
                                    <a:ext cx="437322" cy="695043"/>
                                    <a:chOff x="-327815" y="0"/>
                                    <a:chExt cx="437322" cy="695043"/>
                                  </a:xfrm>
                                </wpg:grpSpPr>
                                <wps:wsp>
                                  <wps:cNvPr id="1022" name="Rectangle 1022"/>
                                  <wps:cNvSpPr/>
                                  <wps:spPr>
                                    <a:xfrm>
                                      <a:off x="-327815" y="0"/>
                                      <a:ext cx="437322" cy="6950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 name="Straight Connector 1023"/>
                                  <wps:cNvCnPr/>
                                  <wps:spPr>
                                    <a:xfrm>
                                      <a:off x="-223778" y="135172"/>
                                      <a:ext cx="17462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24" name="Straight Connector 1024"/>
                                  <wps:cNvCnPr/>
                                  <wps:spPr>
                                    <a:xfrm>
                                      <a:off x="-223778" y="135172"/>
                                      <a:ext cx="0" cy="36576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25" name="Straight Connector 1025"/>
                                  <wps:cNvCnPr/>
                                  <wps:spPr>
                                    <a:xfrm flipV="1">
                                      <a:off x="-223778" y="246490"/>
                                      <a:ext cx="174625" cy="20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26" name="Straight Connector 1026"/>
                                  <wps:cNvCnPr/>
                                  <wps:spPr>
                                    <a:xfrm>
                                      <a:off x="-128364" y="254442"/>
                                      <a:ext cx="0" cy="1224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27" name="Straight Connector 1027"/>
                                  <wps:cNvCnPr/>
                                  <wps:spPr>
                                    <a:xfrm>
                                      <a:off x="-128364" y="373711"/>
                                      <a:ext cx="143124"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1029" name="Straight Arrow Connector 1029"/>
                                <wps:cNvCnPr>
                                  <a:stCxn id="1022" idx="3"/>
                                  <a:endCxn id="717" idx="1"/>
                                </wps:cNvCnPr>
                                <wps:spPr>
                                  <a:xfrm flipV="1">
                                    <a:off x="109507" y="347460"/>
                                    <a:ext cx="788989" cy="6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30" name="Picture 10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0579" y="376873"/>
                                    <a:ext cx="190831" cy="166977"/>
                                  </a:xfrm>
                                  <a:prstGeom prst="rect">
                                    <a:avLst/>
                                  </a:prstGeom>
                                </pic:spPr>
                              </pic:pic>
                            </wpg:grpSp>
                            <wps:wsp>
                              <wps:cNvPr id="1045" name="Text Box 1045"/>
                              <wps:cNvSpPr txBox="1"/>
                              <wps:spPr>
                                <a:xfrm>
                                  <a:off x="292608" y="636422"/>
                                  <a:ext cx="104267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F04A56" w14:textId="77777777" w:rsidR="0098077A" w:rsidRPr="00E67F52" w:rsidRDefault="0098077A" w:rsidP="0098077A">
                                    <w:pPr>
                                      <w:rPr>
                                        <w:sz w:val="20"/>
                                        <w:szCs w:val="20"/>
                                        <w:lang w:val="en-US"/>
                                      </w:rPr>
                                    </w:pPr>
                                    <w:r w:rsidRPr="00E67F52">
                                      <w:rPr>
                                        <w:lang w:val="en-US"/>
                                      </w:rPr>
                                      <w:t>Modifications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D4B153" id="Group 1046" o:spid="_x0000_s1045" style="position:absolute;left:0;text-align:left;margin-left:65.65pt;margin-top:12pt;width:291.4pt;height:72.35pt;z-index:251661312" coordsize="37007,9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">
                      <v:group id="Group 1032" o:spid="_x0000_s1046" style="position:absolute;width:37007;height:9188" coordorigin="-3278" coordsize="37021,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group id="Group 713" o:spid="_x0000_s1047" style="position:absolute;left:8984;width:24759;height:9188" coordorigin=",68" coordsize="24758,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group id="Group 714" o:spid="_x0000_s1048" style="position:absolute;top:68;width:24758;height:9193" coordsize="2476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shape id="Text Box 715" o:spid="_x0000_s1049" type="#_x0000_t202" style="position:absolute;left:8870;top:6406;width:675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14:paraId="20396FCC" w14:textId="77777777" w:rsidR="0098077A" w:rsidRDefault="0098077A" w:rsidP="0098077A">
                                    <w:r>
                                      <w:t>Updates</w:t>
                                    </w:r>
                                  </w:p>
                                </w:txbxContent>
                              </v:textbox>
                            </v:shape>
                            <v:group id="Group 716" o:spid="_x0000_s1050" style="position:absolute;width:24762;height:6953" coordsize="24762,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717" o:spid="_x0000_s1051" style="position:absolute;width:742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" filled="f" strokecolor="#1f3763 [1604]" strokeweight="1pt">
                                <v:textbox>
                                  <w:txbxContent>
                                    <w:p w14:paraId="6D15CDCA" w14:textId="77777777" w:rsidR="0098077A" w:rsidRPr="002E5C33" w:rsidRDefault="0098077A" w:rsidP="0098077A">
                                      <w:pPr>
                                        <w:rPr>
                                          <w14:textOutline w14:w="9525" w14:cap="rnd" w14:cmpd="sng" w14:algn="ctr">
                                            <w14:solidFill>
                                              <w14:srgbClr w14:val="000000"/>
                                            </w14:solidFill>
                                            <w14:prstDash w14:val="solid"/>
                                            <w14:bevel/>
                                          </w14:textOutline>
                                        </w:rPr>
                                      </w:pPr>
                                      <w:r>
                                        <w:t>File system</w:t>
                                      </w:r>
                                    </w:p>
                                  </w:txbxContent>
                                </v:textbox>
                              </v:rect>
                              <v:rect id="Rectangle 718" o:spid="_x0000_s1052" style="position:absolute;left:17332;width:7430;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" filled="f" strokecolor="#1f3763 [1604]" strokeweight="1pt">
                                <v:textbox>
                                  <w:txbxContent>
                                    <w:p w14:paraId="142399C3" w14:textId="77777777" w:rsidR="0098077A" w:rsidRPr="002E5C33" w:rsidRDefault="0098077A" w:rsidP="0098077A">
                                      <w:pPr>
                                        <w:rPr>
                                          <w14:textOutline w14:w="9525" w14:cap="rnd" w14:cmpd="sng" w14:algn="ctr">
                                            <w14:solidFill>
                                              <w14:srgbClr w14:val="000000"/>
                                            </w14:solidFill>
                                            <w14:prstDash w14:val="solid"/>
                                            <w14:bevel/>
                                          </w14:textOutline>
                                        </w:rPr>
                                      </w:pPr>
                                      <w:proofErr w:type="spellStart"/>
                                      <w:r w:rsidRPr="00D77D42">
                                        <w:t>ProFiler</w:t>
                                      </w:r>
                                      <w:proofErr w:type="spellEnd"/>
                                      <w:r w:rsidRPr="00D77D42">
                                        <w:t xml:space="preserve"> </w:t>
                                      </w:r>
                                      <w:r>
                                        <w:t>View</w:t>
                                      </w:r>
                                    </w:p>
                                  </w:txbxContent>
                                </v:textbox>
                              </v:rect>
                            </v:group>
                          </v:group>
                          <v:shape id="Straight Arrow Connector 719" o:spid="_x0000_s1053" type="#_x0000_t32" style="position:absolute;left:7642;top:2593;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" strokecolor="#4472c4 [3204]" strokeweight="2.25pt">
                            <v:stroke endarrow="block" joinstyle="miter"/>
                          </v:shape>
                          <v:shape id="Picture 720" o:spid="_x0000_s1054" type="#_x0000_t75" style="position:absolute;left:14534;top:68;width:2457;height: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">
                            <v:imagedata r:id="rId22" o:title=""/>
                          </v:shape>
                          <v:shape id="Straight Arrow Connector 721" o:spid="_x0000_s1055" type="#_x0000_t32" style="position:absolute;left:7574;top:5663;width:9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" strokecolor="#4472c4 [3204]" strokeweight="2.25pt">
                            <v:stroke dashstyle="3 1" endarrow="block" joinstyle="miter"/>
                          </v:shape>
                        </v:group>
                        <v:group id="Group 1031" o:spid="_x0000_s1056" style="position:absolute;left:-3278;width:4373;height:6950" coordorigin="-3278" coordsize="4373,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rect id="Rectangle 1022" o:spid="_x0000_s1057" style="position:absolute;left:-3278;width:4373;height: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" filled="f" strokecolor="#1f3763 [1604]" strokeweight="1pt"/>
                          <v:line id="Straight Connector 1023" o:spid="_x0000_s1058" style="position:absolute;visibility:visible;mso-wrap-style:square" from="-2237,1351" to="-491,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" strokecolor="#4472c4 [3204]" strokeweight="1pt">
                            <v:stroke joinstyle="miter"/>
                          </v:line>
                          <v:line id="Straight Connector 1024" o:spid="_x0000_s1059" style="position:absolute;visibility:visible;mso-wrap-style:square" from="-2237,1351" to="-2237,5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" strokecolor="#4472c4 [3204]" strokeweight="1pt">
                            <v:stroke joinstyle="miter"/>
                          </v:line>
                          <v:line id="Straight Connector 1025" o:spid="_x0000_s1060" style="position:absolute;flip:y;visibility:visible;mso-wrap-style:square" from="-2237,2464" to="-491,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" strokecolor="#4472c4 [3204]" strokeweight="1pt">
                            <v:stroke joinstyle="miter"/>
                          </v:line>
                          <v:line id="Straight Connector 1026" o:spid="_x0000_s1061" style="position:absolute;visibility:visible;mso-wrap-style:square" from="-1283,2544" to="-1283,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" strokecolor="#4472c4 [3204]" strokeweight="1pt">
                            <v:stroke joinstyle="miter"/>
                          </v:line>
                          <v:line id="Straight Connector 1027" o:spid="_x0000_s1062" style="position:absolute;visibility:visible;mso-wrap-style:square" from="-1283,3737" to="147,3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" strokecolor="#4472c4 [3204]" strokeweight="1pt">
                            <v:stroke joinstyle="miter"/>
                          </v:line>
                        </v:group>
                        <v:shape id="Straight Arrow Connector 1029" o:spid="_x0000_s1063" type="#_x0000_t32" style="position:absolute;left:1095;top:3474;width:788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" strokecolor="#4472c4 [3204]" strokeweight="2.25pt">
                          <v:stroke endarrow="block" joinstyle="miter"/>
                        </v:shape>
                        <v:shape id="Picture 1030" o:spid="_x0000_s1064" type="#_x0000_t75" style="position:absolute;left:4105;top:3768;width:1909;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">
                          <v:imagedata r:id="rId24" o:title=""/>
                        </v:shape>
                      </v:group>
                      <v:shape id="Text Box 1045" o:spid="_x0000_s1065" type="#_x0000_t202" style="position:absolute;left:2926;top:6364;width:10426;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" filled="f" stroked="f" strokeweight=".5pt">
                        <v:textbox>
                          <w:txbxContent>
                            <w:p w14:paraId="71F04A56" w14:textId="77777777" w:rsidR="0098077A" w:rsidRPr="00E67F52" w:rsidRDefault="0098077A" w:rsidP="0098077A">
                              <w:pPr>
                                <w:rPr>
                                  <w:sz w:val="20"/>
                                  <w:szCs w:val="20"/>
                                  <w:lang w:val="en-US"/>
                                </w:rPr>
                              </w:pPr>
                              <w:r w:rsidRPr="00E67F52">
                                <w:rPr>
                                  <w:lang w:val="en-US"/>
                                </w:rPr>
                                <w:t>Modifications</w:t>
                              </w:r>
                            </w:p>
                          </w:txbxContent>
                        </v:textbox>
                      </v:shape>
                    </v:group>
                  </w:pict>
                </mc:Fallback>
              </mc:AlternateContent>
            </w:r>
          </w:p>
        </w:tc>
      </w:tr>
    </w:tbl>
    <w:p w14:paraId="4F573381" w14:textId="77777777" w:rsidR="0098077A" w:rsidRPr="002A426A" w:rsidRDefault="0098077A" w:rsidP="0098077A">
      <w:pPr>
        <w:pStyle w:val="Caption"/>
      </w:pPr>
      <w:bookmarkStart w:id="87" w:name="_Toc488324505"/>
      <w:r w:rsidRPr="002A426A">
        <w:t xml:space="preserve">Figure </w:t>
      </w:r>
      <w:r>
        <w:rPr>
          <w:noProof/>
        </w:rPr>
        <w:fldChar w:fldCharType="begin"/>
      </w:r>
      <w:r>
        <w:rPr>
          <w:noProof/>
        </w:rPr>
        <w:instrText xml:space="preserve"> STYLEREF 1 \s </w:instrText>
      </w:r>
      <w:r>
        <w:rPr>
          <w:noProof/>
        </w:rPr>
        <w:fldChar w:fldCharType="separate"/>
      </w:r>
      <w:r>
        <w:rPr>
          <w:noProof/>
          <w:cs/>
        </w:rPr>
        <w:t>‎</w:t>
      </w:r>
      <w:r>
        <w:rPr>
          <w:noProof/>
        </w:rPr>
        <w:t>7</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Pr="002A426A">
        <w:t xml:space="preserve">:  </w:t>
      </w:r>
      <w:proofErr w:type="spellStart"/>
      <w:r w:rsidRPr="002A426A">
        <w:t>ProFiler</w:t>
      </w:r>
      <w:proofErr w:type="spellEnd"/>
      <w:r w:rsidRPr="002A426A">
        <w:t xml:space="preserve"> views should be made aware of changes made to the File System - keeping things consistent may prove tricky</w:t>
      </w:r>
      <w:bookmarkEnd w:id="87"/>
      <w:r w:rsidRPr="002A426A">
        <w:t xml:space="preserve"> </w:t>
      </w:r>
    </w:p>
    <w:p w14:paraId="5F5FAB10" w14:textId="77777777" w:rsidR="0098077A" w:rsidRDefault="0098077A" w:rsidP="0098077A"/>
    <w:tbl>
      <w:tblPr>
        <w:tblStyle w:val="TableGrid"/>
        <w:tblW w:w="8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5"/>
      </w:tblGrid>
      <w:tr w:rsidR="0098077A" w14:paraId="4B5D5EBA" w14:textId="77777777" w:rsidTr="007E35F9">
        <w:trPr>
          <w:trHeight w:val="1817"/>
        </w:trPr>
        <w:tc>
          <w:tcPr>
            <w:tcW w:w="8965" w:type="dxa"/>
          </w:tcPr>
          <w:p w14:paraId="74325E6D" w14:textId="77777777" w:rsidR="0098077A" w:rsidRDefault="0098077A" w:rsidP="007E35F9">
            <w:r>
              <w:rPr>
                <w:noProof/>
                <w:lang w:val="en-US"/>
              </w:rPr>
              <mc:AlternateContent>
                <mc:Choice Requires="wpg">
                  <w:drawing>
                    <wp:anchor distT="0" distB="0" distL="114300" distR="114300" simplePos="0" relativeHeight="251660288" behindDoc="0" locked="0" layoutInCell="1" allowOverlap="1" wp14:anchorId="541206DB" wp14:editId="529DDF17">
                      <wp:simplePos x="0" y="0"/>
                      <wp:positionH relativeFrom="column">
                        <wp:posOffset>816940</wp:posOffset>
                      </wp:positionH>
                      <wp:positionV relativeFrom="paragraph">
                        <wp:posOffset>158750</wp:posOffset>
                      </wp:positionV>
                      <wp:extent cx="4547286" cy="918845"/>
                      <wp:effectExtent l="0" t="0" r="0" b="0"/>
                      <wp:wrapNone/>
                      <wp:docPr id="977" name="Group 977"/>
                      <wp:cNvGraphicFramePr/>
                      <a:graphic xmlns:a="http://schemas.openxmlformats.org/drawingml/2006/main">
                        <a:graphicData uri="http://schemas.microsoft.com/office/word/2010/wordprocessingGroup">
                          <wpg:wgp>
                            <wpg:cNvGrpSpPr/>
                            <wpg:grpSpPr>
                              <a:xfrm>
                                <a:off x="0" y="0"/>
                                <a:ext cx="4547286" cy="918845"/>
                                <a:chOff x="0" y="0"/>
                                <a:chExt cx="4547286" cy="918845"/>
                              </a:xfrm>
                            </wpg:grpSpPr>
                            <wpg:grpSp>
                              <wpg:cNvPr id="978" name="Group 978"/>
                              <wpg:cNvGrpSpPr/>
                              <wpg:grpSpPr>
                                <a:xfrm>
                                  <a:off x="0" y="0"/>
                                  <a:ext cx="3607961" cy="918845"/>
                                  <a:chOff x="0" y="0"/>
                                  <a:chExt cx="3607961" cy="918845"/>
                                </a:xfrm>
                              </wpg:grpSpPr>
                              <wpg:grpSp>
                                <wpg:cNvPr id="979" name="Group 979"/>
                                <wpg:cNvGrpSpPr/>
                                <wpg:grpSpPr>
                                  <a:xfrm>
                                    <a:off x="0" y="0"/>
                                    <a:ext cx="3607961" cy="918845"/>
                                    <a:chOff x="-241577" y="0"/>
                                    <a:chExt cx="3608622" cy="918845"/>
                                  </a:xfrm>
                                </wpg:grpSpPr>
                                <wpg:grpSp>
                                  <wpg:cNvPr id="980" name="Group 980"/>
                                  <wpg:cNvGrpSpPr/>
                                  <wpg:grpSpPr>
                                    <a:xfrm>
                                      <a:off x="898497" y="0"/>
                                      <a:ext cx="2468548" cy="918845"/>
                                      <a:chOff x="0" y="6824"/>
                                      <a:chExt cx="2468548" cy="919276"/>
                                    </a:xfrm>
                                  </wpg:grpSpPr>
                                  <wpg:grpSp>
                                    <wpg:cNvPr id="981" name="Group 981"/>
                                    <wpg:cNvGrpSpPr/>
                                    <wpg:grpSpPr>
                                      <a:xfrm>
                                        <a:off x="0" y="6824"/>
                                        <a:ext cx="2468548" cy="919276"/>
                                        <a:chOff x="0" y="0"/>
                                        <a:chExt cx="2468898" cy="919381"/>
                                      </a:xfrm>
                                    </wpg:grpSpPr>
                                    <wps:wsp>
                                      <wps:cNvPr id="982" name="Text Box 982"/>
                                      <wps:cNvSpPr txBox="1"/>
                                      <wps:spPr>
                                        <a:xfrm>
                                          <a:off x="887098" y="640616"/>
                                          <a:ext cx="675005" cy="278765"/>
                                        </a:xfrm>
                                        <a:prstGeom prst="rect">
                                          <a:avLst/>
                                        </a:prstGeom>
                                        <a:noFill/>
                                        <a:ln w="6350">
                                          <a:noFill/>
                                        </a:ln>
                                        <a:effectLst/>
                                      </wps:spPr>
                                      <wps:txbx>
                                        <w:txbxContent>
                                          <w:p w14:paraId="5AE2D66C" w14:textId="77777777" w:rsidR="0098077A" w:rsidRDefault="0098077A" w:rsidP="0098077A">
                                            <w:r>
                                              <w:t>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8" name="Group 1028"/>
                                      <wpg:cNvGrpSpPr/>
                                      <wpg:grpSpPr>
                                        <a:xfrm>
                                          <a:off x="0" y="0"/>
                                          <a:ext cx="2468898" cy="695325"/>
                                          <a:chOff x="0" y="0"/>
                                          <a:chExt cx="2468898" cy="695325"/>
                                        </a:xfrm>
                                      </wpg:grpSpPr>
                                      <wps:wsp>
                                        <wps:cNvPr id="1033" name="Rectangle 1033"/>
                                        <wps:cNvSpPr/>
                                        <wps:spPr>
                                          <a:xfrm>
                                            <a:off x="0" y="0"/>
                                            <a:ext cx="742950" cy="695325"/>
                                          </a:xfrm>
                                          <a:prstGeom prst="rect">
                                            <a:avLst/>
                                          </a:prstGeom>
                                          <a:noFill/>
                                          <a:ln w="25400" cap="flat" cmpd="sng" algn="ctr">
                                            <a:solidFill>
                                              <a:srgbClr val="4F81BD">
                                                <a:shade val="50000"/>
                                              </a:srgbClr>
                                            </a:solidFill>
                                            <a:prstDash val="solid"/>
                                          </a:ln>
                                          <a:effectLst/>
                                        </wps:spPr>
                                        <wps:txbx>
                                          <w:txbxContent>
                                            <w:p w14:paraId="43CD4145" w14:textId="77777777" w:rsidR="0098077A" w:rsidRPr="002E5C33" w:rsidRDefault="0098077A" w:rsidP="0098077A">
                                              <w:pPr>
                                                <w:rPr>
                                                  <w14:textOutline w14:w="9525" w14:cap="rnd" w14:cmpd="sng" w14:algn="ctr">
                                                    <w14:solidFill>
                                                      <w14:srgbClr w14:val="000000"/>
                                                    </w14:solidFill>
                                                    <w14:prstDash w14:val="solid"/>
                                                    <w14:bevel/>
                                                  </w14:textOutline>
                                                </w:rPr>
                                              </w:pPr>
                                              <w:r>
                                                <w:t>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1725948" y="0"/>
                                            <a:ext cx="742950" cy="695325"/>
                                          </a:xfrm>
                                          <a:prstGeom prst="rect">
                                            <a:avLst/>
                                          </a:prstGeom>
                                          <a:noFill/>
                                          <a:ln w="25400" cap="flat" cmpd="sng" algn="ctr">
                                            <a:solidFill>
                                              <a:srgbClr val="4F81BD">
                                                <a:shade val="50000"/>
                                              </a:srgbClr>
                                            </a:solidFill>
                                            <a:prstDash val="solid"/>
                                          </a:ln>
                                          <a:effectLst/>
                                        </wps:spPr>
                                        <wps:txbx>
                                          <w:txbxContent>
                                            <w:p w14:paraId="289626CF" w14:textId="77777777" w:rsidR="0098077A" w:rsidRPr="002E5C33" w:rsidRDefault="0098077A" w:rsidP="0098077A">
                                              <w:pPr>
                                                <w:rPr>
                                                  <w14:textOutline w14:w="9525" w14:cap="rnd" w14:cmpd="sng" w14:algn="ctr">
                                                    <w14:solidFill>
                                                      <w14:srgbClr w14:val="000000"/>
                                                    </w14:solidFill>
                                                    <w14:prstDash w14:val="solid"/>
                                                    <w14:bevel/>
                                                  </w14:textOutline>
                                                </w:rPr>
                                              </w:pPr>
                                              <w:proofErr w:type="spellStart"/>
                                              <w:r>
                                                <w:t>ProFiler</w:t>
                                              </w:r>
                                              <w:proofErr w:type="spellEnd"/>
                                              <w:r>
                                                <w:t xml:space="preserv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35" name="Straight Arrow Connector 1035"/>
                                    <wps:cNvCnPr/>
                                    <wps:spPr>
                                      <a:xfrm>
                                        <a:off x="764275" y="259307"/>
                                        <a:ext cx="962025" cy="0"/>
                                      </a:xfrm>
                                      <a:prstGeom prst="straightConnector1">
                                        <a:avLst/>
                                      </a:prstGeom>
                                      <a:noFill/>
                                      <a:ln w="28575" cap="flat" cmpd="sng" algn="ctr">
                                        <a:solidFill>
                                          <a:srgbClr val="4F81BD">
                                            <a:shade val="95000"/>
                                            <a:satMod val="105000"/>
                                          </a:srgbClr>
                                        </a:solidFill>
                                        <a:prstDash val="solid"/>
                                        <a:tailEnd type="triangle"/>
                                      </a:ln>
                                      <a:effectLst/>
                                    </wps:spPr>
                                    <wps:bodyPr/>
                                  </wps:wsp>
                                  <pic:pic xmlns:pic="http://schemas.openxmlformats.org/drawingml/2006/picture">
                                    <pic:nvPicPr>
                                      <pic:cNvPr id="1036" name="Picture 103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53489" y="6824"/>
                                        <a:ext cx="245657" cy="245584"/>
                                      </a:xfrm>
                                      <a:prstGeom prst="rect">
                                        <a:avLst/>
                                      </a:prstGeom>
                                    </pic:spPr>
                                  </pic:pic>
                                  <wps:wsp>
                                    <wps:cNvPr id="1037" name="Straight Arrow Connector 1037"/>
                                    <wps:cNvCnPr/>
                                    <wps:spPr>
                                      <a:xfrm flipH="1">
                                        <a:off x="742845" y="566382"/>
                                        <a:ext cx="956302" cy="0"/>
                                      </a:xfrm>
                                      <a:prstGeom prst="straightConnector1">
                                        <a:avLst/>
                                      </a:prstGeom>
                                      <a:noFill/>
                                      <a:ln w="28575" cap="flat" cmpd="sng" algn="ctr">
                                        <a:solidFill>
                                          <a:srgbClr val="4F81BD">
                                            <a:shade val="95000"/>
                                            <a:satMod val="105000"/>
                                          </a:srgbClr>
                                        </a:solidFill>
                                        <a:prstDash val="sysDash"/>
                                        <a:tailEnd type="triangle"/>
                                      </a:ln>
                                      <a:effectLst/>
                                    </wps:spPr>
                                    <wps:bodyPr/>
                                  </wps:wsp>
                                </wpg:grpSp>
                                <wpg:grpSp>
                                  <wpg:cNvPr id="1038" name="Group 1038"/>
                                  <wpg:cNvGrpSpPr/>
                                  <wpg:grpSpPr>
                                    <a:xfrm>
                                      <a:off x="-241577" y="0"/>
                                      <a:ext cx="437322" cy="695043"/>
                                      <a:chOff x="-241577" y="0"/>
                                      <a:chExt cx="437322" cy="695043"/>
                                    </a:xfrm>
                                  </wpg:grpSpPr>
                                  <wps:wsp>
                                    <wps:cNvPr id="1039" name="Rectangle 1039"/>
                                    <wps:cNvSpPr/>
                                    <wps:spPr>
                                      <a:xfrm>
                                        <a:off x="-241577" y="0"/>
                                        <a:ext cx="437322" cy="695043"/>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0" name="Straight Connector 1040"/>
                                    <wps:cNvCnPr/>
                                    <wps:spPr>
                                      <a:xfrm>
                                        <a:off x="-137535" y="135172"/>
                                        <a:ext cx="174625" cy="0"/>
                                      </a:xfrm>
                                      <a:prstGeom prst="line">
                                        <a:avLst/>
                                      </a:prstGeom>
                                      <a:noFill/>
                                      <a:ln w="12700" cap="flat" cmpd="sng" algn="ctr">
                                        <a:solidFill>
                                          <a:srgbClr val="4F81BD">
                                            <a:shade val="95000"/>
                                            <a:satMod val="105000"/>
                                          </a:srgbClr>
                                        </a:solidFill>
                                        <a:prstDash val="solid"/>
                                      </a:ln>
                                      <a:effectLst/>
                                    </wps:spPr>
                                    <wps:bodyPr/>
                                  </wps:wsp>
                                  <wps:wsp>
                                    <wps:cNvPr id="1041" name="Straight Connector 1041"/>
                                    <wps:cNvCnPr/>
                                    <wps:spPr>
                                      <a:xfrm>
                                        <a:off x="-137534" y="135172"/>
                                        <a:ext cx="0" cy="365760"/>
                                      </a:xfrm>
                                      <a:prstGeom prst="line">
                                        <a:avLst/>
                                      </a:prstGeom>
                                      <a:noFill/>
                                      <a:ln w="12700" cap="flat" cmpd="sng" algn="ctr">
                                        <a:solidFill>
                                          <a:srgbClr val="4F81BD">
                                            <a:shade val="95000"/>
                                            <a:satMod val="105000"/>
                                          </a:srgbClr>
                                        </a:solidFill>
                                        <a:prstDash val="solid"/>
                                      </a:ln>
                                      <a:effectLst/>
                                    </wps:spPr>
                                    <wps:bodyPr/>
                                  </wps:wsp>
                                  <wps:wsp>
                                    <wps:cNvPr id="1042" name="Straight Connector 1042"/>
                                    <wps:cNvCnPr/>
                                    <wps:spPr>
                                      <a:xfrm flipV="1">
                                        <a:off x="-137535" y="246490"/>
                                        <a:ext cx="174625" cy="2032"/>
                                      </a:xfrm>
                                      <a:prstGeom prst="line">
                                        <a:avLst/>
                                      </a:prstGeom>
                                      <a:noFill/>
                                      <a:ln w="12700" cap="flat" cmpd="sng" algn="ctr">
                                        <a:solidFill>
                                          <a:srgbClr val="4F81BD">
                                            <a:shade val="95000"/>
                                            <a:satMod val="105000"/>
                                          </a:srgbClr>
                                        </a:solidFill>
                                        <a:prstDash val="solid"/>
                                      </a:ln>
                                      <a:effectLst/>
                                    </wps:spPr>
                                    <wps:bodyPr/>
                                  </wps:wsp>
                                  <wps:wsp>
                                    <wps:cNvPr id="1043" name="Straight Connector 1043"/>
                                    <wps:cNvCnPr/>
                                    <wps:spPr>
                                      <a:xfrm>
                                        <a:off x="-42120" y="254442"/>
                                        <a:ext cx="0" cy="122431"/>
                                      </a:xfrm>
                                      <a:prstGeom prst="line">
                                        <a:avLst/>
                                      </a:prstGeom>
                                      <a:noFill/>
                                      <a:ln w="12700" cap="flat" cmpd="sng" algn="ctr">
                                        <a:solidFill>
                                          <a:srgbClr val="4F81BD">
                                            <a:shade val="95000"/>
                                            <a:satMod val="105000"/>
                                          </a:srgbClr>
                                        </a:solidFill>
                                        <a:prstDash val="solid"/>
                                      </a:ln>
                                      <a:effectLst/>
                                    </wps:spPr>
                                    <wps:bodyPr/>
                                  </wps:wsp>
                                  <wps:wsp>
                                    <wps:cNvPr id="1044" name="Straight Connector 1044"/>
                                    <wps:cNvCnPr/>
                                    <wps:spPr>
                                      <a:xfrm>
                                        <a:off x="-42120" y="373711"/>
                                        <a:ext cx="143124" cy="0"/>
                                      </a:xfrm>
                                      <a:prstGeom prst="line">
                                        <a:avLst/>
                                      </a:prstGeom>
                                      <a:noFill/>
                                      <a:ln w="12700" cap="flat" cmpd="sng" algn="ctr">
                                        <a:solidFill>
                                          <a:srgbClr val="4F81BD">
                                            <a:shade val="95000"/>
                                            <a:satMod val="105000"/>
                                          </a:srgbClr>
                                        </a:solidFill>
                                        <a:prstDash val="solid"/>
                                      </a:ln>
                                      <a:effectLst/>
                                    </wps:spPr>
                                    <wps:bodyPr/>
                                  </wps:wsp>
                                </wpg:grpSp>
                              </wpg:grpSp>
                              <wps:wsp>
                                <wps:cNvPr id="1047" name="Straight Arrow Connector 1047"/>
                                <wps:cNvCnPr/>
                                <wps:spPr>
                                  <a:xfrm flipH="1">
                                    <a:off x="453543" y="548640"/>
                                    <a:ext cx="673735" cy="5715"/>
                                  </a:xfrm>
                                  <a:prstGeom prst="straightConnector1">
                                    <a:avLst/>
                                  </a:prstGeom>
                                  <a:noFill/>
                                  <a:ln w="28575" cap="flat" cmpd="sng" algn="ctr">
                                    <a:solidFill>
                                      <a:srgbClr val="4F81BD">
                                        <a:shade val="95000"/>
                                        <a:satMod val="105000"/>
                                      </a:srgbClr>
                                    </a:solidFill>
                                    <a:prstDash val="sysDash"/>
                                    <a:tailEnd type="triangle"/>
                                  </a:ln>
                                  <a:effectLst/>
                                </wps:spPr>
                                <wps:bodyPr/>
                              </wps:wsp>
                              <wps:wsp>
                                <wps:cNvPr id="1048" name="Straight Arrow Connector 1048"/>
                                <wps:cNvCnPr/>
                                <wps:spPr>
                                  <a:xfrm>
                                    <a:off x="453514" y="234086"/>
                                    <a:ext cx="686281"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049" name="Picture 104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708806" y="102412"/>
                                  <a:ext cx="190196" cy="160935"/>
                                </a:xfrm>
                                <a:prstGeom prst="rect">
                                  <a:avLst/>
                                </a:prstGeom>
                              </pic:spPr>
                            </pic:pic>
                            <wps:wsp>
                              <wps:cNvPr id="1051" name="Text Box 1051"/>
                              <wps:cNvSpPr txBox="1"/>
                              <wps:spPr>
                                <a:xfrm>
                                  <a:off x="3503981" y="277977"/>
                                  <a:ext cx="104330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8F3DE9" w14:textId="77777777" w:rsidR="0098077A" w:rsidRPr="00E67F52" w:rsidRDefault="0098077A" w:rsidP="0098077A">
                                    <w:pPr>
                                      <w:rPr>
                                        <w:sz w:val="20"/>
                                        <w:szCs w:val="20"/>
                                        <w:lang w:val="en-US"/>
                                      </w:rPr>
                                    </w:pPr>
                                    <w:r w:rsidRPr="00E67F52">
                                      <w:rPr>
                                        <w:lang w:val="en-US"/>
                                      </w:rPr>
                                      <w:t>Modifications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1206DB" id="Group 977" o:spid="_x0000_s1066" style="position:absolute;left:0;text-align:left;margin-left:64.35pt;margin-top:12.5pt;width:358.05pt;height:72.35pt;z-index:251660288" coordsize="45472,9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">
                      <v:group id="Group 978" o:spid="_x0000_s1067" style="position:absolute;width:36079;height:9188" coordsize="36079,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">
                        <v:group id="Group 979" o:spid="_x0000_s1068" style="position:absolute;width:36079;height:9188" coordorigin="-2415" coordsize="36086,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v:group id="Group 980" o:spid="_x0000_s1069" style="position:absolute;left:8984;width:24686;height:9188" coordorigin=",68" coordsize="2468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">
                            <v:group id="Group 981" o:spid="_x0000_s1070" style="position:absolute;top:68;width:24685;height:9193" coordsize="24688,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Text Box 982" o:spid="_x0000_s1071" type="#_x0000_t202" style="position:absolute;left:8870;top:6406;width:675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" filled="f" stroked="f" strokeweight=".5pt">
                                <v:textbox>
                                  <w:txbxContent>
                                    <w:p w14:paraId="5AE2D66C" w14:textId="77777777" w:rsidR="0098077A" w:rsidRDefault="0098077A" w:rsidP="0098077A">
                                      <w:r>
                                        <w:t>Updates</w:t>
                                      </w:r>
                                    </w:p>
                                  </w:txbxContent>
                                </v:textbox>
                              </v:shape>
                              <v:group id="Group 1028" o:spid="_x0000_s1072" style="position:absolute;width:24688;height:6953" coordsize="24688,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kF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BlW9kBJ3fAQAA//8DAFBLAQItABQABgAIAAAAIQDb4fbL7gAAAIUBAAATAAAAAAAA&#10;AAAAAAAAAAAAAABbQ29udGVudF9UeXBlc10ueG1sUEsBAi0AFAAGAAgAAAAhAFr0LFu/AAAAFQEA&#10;AAsAAAAAAAAAAAAAAAAAHwEAAF9yZWxzLy5yZWxzUEsBAi0AFAAGAAgAAAAhANpZOQXHAAAA3QAA&#10;AA8AAAAAAAAAAAAAAAAABwIAAGRycy9kb3ducmV2LnhtbFBLBQYAAAAAAwADALcAAAD7AgAAAAA=&#10;">
                                <v:rect id="Rectangle 1033" o:spid="_x0000_s1073" style="position:absolute;width:742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" filled="f" strokecolor="#385d8a" strokeweight="2pt">
                                  <v:textbox>
                                    <w:txbxContent>
                                      <w:p w14:paraId="43CD4145" w14:textId="77777777" w:rsidR="0098077A" w:rsidRPr="002E5C33" w:rsidRDefault="0098077A" w:rsidP="0098077A">
                                        <w:pPr>
                                          <w:rPr>
                                            <w14:textOutline w14:w="9525" w14:cap="rnd" w14:cmpd="sng" w14:algn="ctr">
                                              <w14:solidFill>
                                                <w14:srgbClr w14:val="000000"/>
                                              </w14:solidFill>
                                              <w14:prstDash w14:val="solid"/>
                                              <w14:bevel/>
                                            </w14:textOutline>
                                          </w:rPr>
                                        </w:pPr>
                                        <w:r>
                                          <w:t>File system</w:t>
                                        </w:r>
                                      </w:p>
                                    </w:txbxContent>
                                  </v:textbox>
                                </v:rect>
                                <v:rect id="Rectangle 1034" o:spid="_x0000_s1074" style="position:absolute;left:17259;width:742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" filled="f" strokecolor="#385d8a" strokeweight="2pt">
                                  <v:textbox>
                                    <w:txbxContent>
                                      <w:p w14:paraId="289626CF" w14:textId="77777777" w:rsidR="0098077A" w:rsidRPr="002E5C33" w:rsidRDefault="0098077A" w:rsidP="0098077A">
                                        <w:pPr>
                                          <w:rPr>
                                            <w14:textOutline w14:w="9525" w14:cap="rnd" w14:cmpd="sng" w14:algn="ctr">
                                              <w14:solidFill>
                                                <w14:srgbClr w14:val="000000"/>
                                              </w14:solidFill>
                                              <w14:prstDash w14:val="solid"/>
                                              <w14:bevel/>
                                            </w14:textOutline>
                                          </w:rPr>
                                        </w:pPr>
                                        <w:proofErr w:type="spellStart"/>
                                        <w:r>
                                          <w:t>ProFiler</w:t>
                                        </w:r>
                                        <w:proofErr w:type="spellEnd"/>
                                        <w:r>
                                          <w:t xml:space="preserve"> View</w:t>
                                        </w:r>
                                      </w:p>
                                    </w:txbxContent>
                                  </v:textbox>
                                </v:rect>
                              </v:group>
                            </v:group>
                            <v:shape id="Straight Arrow Connector 1035" o:spid="_x0000_s1075" type="#_x0000_t32" style="position:absolute;left:7642;top:2593;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" strokecolor="#4a7ebb" strokeweight="2.25pt">
                              <v:stroke endarrow="block"/>
                            </v:shape>
                            <v:shape id="Picture 1036" o:spid="_x0000_s1076" type="#_x0000_t75" style="position:absolute;left:14534;top:68;width:2457;height: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">
                              <v:imagedata r:id="rId22" o:title=""/>
                            </v:shape>
                            <v:shape id="Straight Arrow Connector 1037" o:spid="_x0000_s1077" type="#_x0000_t32" style="position:absolute;left:7428;top:5663;width:9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" strokecolor="#4a7ebb" strokeweight="2.25pt">
                              <v:stroke dashstyle="3 1" endarrow="block"/>
                            </v:shape>
                          </v:group>
                          <v:group id="Group 1038" o:spid="_x0000_s1078" style="position:absolute;left:-2415;width:4372;height:6950" coordorigin="-2415" coordsize="4373,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rect id="Rectangle 1039" o:spid="_x0000_s1079" style="position:absolute;left:-2415;width:4372;height: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" filled="f" strokecolor="#385d8a" strokeweight="2pt"/>
                            <v:line id="Straight Connector 1040" o:spid="_x0000_s1080" style="position:absolute;visibility:visible;mso-wrap-style:square" from="-1375,1351" to="370,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" strokecolor="#4a7ebb" strokeweight="1pt"/>
                            <v:line id="Straight Connector 1041" o:spid="_x0000_s1081" style="position:absolute;visibility:visible;mso-wrap-style:square" from="-1375,1351" to="-1375,5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" strokecolor="#4a7ebb" strokeweight="1pt"/>
                            <v:line id="Straight Connector 1042" o:spid="_x0000_s1082" style="position:absolute;flip:y;visibility:visible;mso-wrap-style:square" from="-1375,2464" to="370,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" strokecolor="#4a7ebb" strokeweight="1pt"/>
                            <v:line id="Straight Connector 1043" o:spid="_x0000_s1083" style="position:absolute;visibility:visible;mso-wrap-style:square" from="-421,2544" to="-421,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" strokecolor="#4a7ebb" strokeweight="1pt"/>
                            <v:line id="Straight Connector 1044" o:spid="_x0000_s1084" style="position:absolute;visibility:visible;mso-wrap-style:square" from="-421,3737" to="1010,3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" strokecolor="#4a7ebb" strokeweight="1pt"/>
                          </v:group>
                        </v:group>
                        <v:shape id="Straight Arrow Connector 1047" o:spid="_x0000_s1085" type="#_x0000_t32" style="position:absolute;left:4535;top:5486;width:6737;height: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" strokecolor="#4a7ebb" strokeweight="2.25pt">
                          <v:stroke dashstyle="3 1" endarrow="block"/>
                        </v:shape>
                        <v:shape id="Straight Arrow Connector 1048" o:spid="_x0000_s1086" type="#_x0000_t32" style="position:absolute;left:4535;top:2340;width:6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" strokecolor="#4472c4 [3204]" strokeweight="2.25pt">
                          <v:stroke endarrow="block" joinstyle="miter"/>
                        </v:shape>
                      </v:group>
                      <v:shape id="Picture 1049" o:spid="_x0000_s1087" type="#_x0000_t75" style="position:absolute;left:37088;top:1024;width:1902;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">
                        <v:imagedata r:id="rId26" o:title=""/>
                      </v:shape>
                      <v:shape id="Text Box 1051" o:spid="_x0000_s1088" type="#_x0000_t202" style="position:absolute;left:35039;top:2779;width:10433;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" filled="f" stroked="f" strokeweight=".5pt">
                        <v:textbox>
                          <w:txbxContent>
                            <w:p w14:paraId="0A8F3DE9" w14:textId="77777777" w:rsidR="0098077A" w:rsidRPr="00E67F52" w:rsidRDefault="0098077A" w:rsidP="0098077A">
                              <w:pPr>
                                <w:rPr>
                                  <w:sz w:val="20"/>
                                  <w:szCs w:val="20"/>
                                  <w:lang w:val="en-US"/>
                                </w:rPr>
                              </w:pPr>
                              <w:r w:rsidRPr="00E67F52">
                                <w:rPr>
                                  <w:lang w:val="en-US"/>
                                </w:rPr>
                                <w:t>Modifications</w:t>
                              </w:r>
                            </w:p>
                          </w:txbxContent>
                        </v:textbox>
                      </v:shape>
                    </v:group>
                  </w:pict>
                </mc:Fallback>
              </mc:AlternateContent>
            </w:r>
          </w:p>
        </w:tc>
      </w:tr>
    </w:tbl>
    <w:p w14:paraId="5807EB66" w14:textId="77777777" w:rsidR="0098077A" w:rsidRPr="002A426A" w:rsidRDefault="0098077A" w:rsidP="0098077A">
      <w:pPr>
        <w:pStyle w:val="Caption"/>
      </w:pPr>
      <w:bookmarkStart w:id="88" w:name="_Toc488324506"/>
      <w:r w:rsidRPr="002A426A">
        <w:t xml:space="preserve">Figure </w:t>
      </w:r>
      <w:r>
        <w:rPr>
          <w:noProof/>
        </w:rPr>
        <w:fldChar w:fldCharType="begin"/>
      </w:r>
      <w:r>
        <w:rPr>
          <w:noProof/>
        </w:rPr>
        <w:instrText xml:space="preserve"> STYLEREF 1 \s </w:instrText>
      </w:r>
      <w:r>
        <w:rPr>
          <w:noProof/>
        </w:rPr>
        <w:fldChar w:fldCharType="separate"/>
      </w:r>
      <w:r>
        <w:rPr>
          <w:noProof/>
          <w:cs/>
        </w:rPr>
        <w:t>‎</w:t>
      </w:r>
      <w:r>
        <w:rPr>
          <w:noProof/>
        </w:rPr>
        <w:t>7</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sidRPr="002A426A">
        <w:t xml:space="preserve">: Allowing specified modifications performed in </w:t>
      </w:r>
      <w:proofErr w:type="spellStart"/>
      <w:r w:rsidRPr="002A426A">
        <w:t>ProFiler</w:t>
      </w:r>
      <w:proofErr w:type="spellEnd"/>
      <w:r w:rsidRPr="002A426A">
        <w:t xml:space="preserve"> to affect the File System – an open question</w:t>
      </w:r>
      <w:bookmarkEnd w:id="88"/>
    </w:p>
    <w:p w14:paraId="42DE7C20" w14:textId="77777777" w:rsidR="0098077A" w:rsidRPr="001439A9" w:rsidRDefault="0098077A" w:rsidP="0098077A"/>
    <w:p w14:paraId="6C4CA9D2" w14:textId="77777777" w:rsidR="0098077A" w:rsidRPr="000C7F53" w:rsidRDefault="0098077A" w:rsidP="0098077A">
      <w:pPr>
        <w:rPr>
          <w:lang w:eastAsia="ja-JP"/>
        </w:rPr>
      </w:pPr>
    </w:p>
    <w:p w14:paraId="541BC118" w14:textId="77777777" w:rsidR="0098077A" w:rsidRPr="00024275" w:rsidRDefault="0098077A" w:rsidP="0098077A">
      <w:pPr>
        <w:pStyle w:val="Heading1"/>
        <w:ind w:left="360" w:hanging="360"/>
      </w:pPr>
      <w:bookmarkStart w:id="89" w:name="_Toc395548563"/>
      <w:bookmarkStart w:id="90" w:name="_Toc159048165"/>
      <w:r w:rsidRPr="00024275">
        <w:t>REFERENCES</w:t>
      </w:r>
      <w:bookmarkEnd w:id="89"/>
      <w:bookmarkEnd w:id="90"/>
    </w:p>
    <w:p w14:paraId="47CB8D76" w14:textId="77777777" w:rsidR="0098077A" w:rsidRPr="004A064F" w:rsidRDefault="0098077A" w:rsidP="0098077A">
      <w:pPr>
        <w:spacing w:after="120"/>
        <w:jc w:val="left"/>
        <w:rPr>
          <w:rFonts w:asciiTheme="majorBidi" w:hAnsiTheme="majorBidi" w:cstheme="majorBidi"/>
          <w:lang w:eastAsia="ja-JP"/>
        </w:rPr>
      </w:pPr>
      <w:r w:rsidRPr="00E452D4">
        <w:rPr>
          <w:rFonts w:asciiTheme="majorBidi" w:eastAsia="MS Mincho" w:hAnsiTheme="majorBidi" w:cstheme="majorBidi"/>
          <w:b/>
          <w:bCs/>
          <w:lang w:eastAsia="ja-JP"/>
        </w:rPr>
        <w:t>[Barreau 95</w:t>
      </w:r>
      <w:proofErr w:type="gramStart"/>
      <w:r w:rsidRPr="00E452D4">
        <w:rPr>
          <w:rFonts w:asciiTheme="majorBidi" w:eastAsia="MS Mincho" w:hAnsiTheme="majorBidi" w:cstheme="majorBidi"/>
          <w:b/>
          <w:bCs/>
          <w:lang w:eastAsia="ja-JP"/>
        </w:rPr>
        <w:t>]</w:t>
      </w:r>
      <w:r w:rsidRPr="004A064F">
        <w:rPr>
          <w:rFonts w:asciiTheme="majorBidi" w:hAnsiTheme="majorBidi" w:cstheme="majorBidi"/>
          <w:lang w:eastAsia="ja-JP"/>
        </w:rPr>
        <w:t xml:space="preserve"> </w:t>
      </w:r>
      <w:r>
        <w:rPr>
          <w:rFonts w:asciiTheme="majorBidi" w:hAnsiTheme="majorBidi" w:cstheme="majorBidi"/>
          <w:lang w:eastAsia="ja-JP"/>
        </w:rPr>
        <w:t xml:space="preserve"> </w:t>
      </w:r>
      <w:r w:rsidRPr="004A064F">
        <w:rPr>
          <w:rFonts w:asciiTheme="majorBidi" w:hAnsiTheme="majorBidi" w:cstheme="majorBidi"/>
          <w:lang w:eastAsia="ja-JP"/>
        </w:rPr>
        <w:t>Barreau</w:t>
      </w:r>
      <w:proofErr w:type="gramEnd"/>
      <w:r w:rsidRPr="004A064F">
        <w:rPr>
          <w:rFonts w:asciiTheme="majorBidi" w:hAnsiTheme="majorBidi" w:cstheme="majorBidi"/>
          <w:lang w:eastAsia="ja-JP"/>
        </w:rPr>
        <w:t>, D. and Nardi, B. “</w:t>
      </w:r>
      <w:r w:rsidRPr="004A064F">
        <w:rPr>
          <w:rFonts w:asciiTheme="majorBidi" w:hAnsiTheme="majorBidi" w:cstheme="majorBidi"/>
          <w:i/>
          <w:iCs/>
          <w:lang w:eastAsia="ja-JP"/>
        </w:rPr>
        <w:t>Finding and Reminding: File Organization from the Desktop</w:t>
      </w:r>
      <w:r w:rsidRPr="004A064F">
        <w:rPr>
          <w:rFonts w:asciiTheme="majorBidi" w:hAnsiTheme="majorBidi" w:cstheme="majorBidi"/>
          <w:lang w:eastAsia="ja-JP"/>
        </w:rPr>
        <w:t>”, SIGCHI Bulletin, 27(3), July 1995.</w:t>
      </w:r>
    </w:p>
    <w:p w14:paraId="66FEB63D" w14:textId="77777777" w:rsidR="0098077A" w:rsidRPr="000D49F5" w:rsidRDefault="0098077A" w:rsidP="0098077A">
      <w:pPr>
        <w:rPr>
          <w:lang w:eastAsia="ja-JP"/>
        </w:rPr>
      </w:pPr>
      <w:r w:rsidRPr="006860F1">
        <w:rPr>
          <w:lang w:eastAsia="ja-JP"/>
        </w:rPr>
        <w:t>[</w:t>
      </w:r>
      <w:r w:rsidRPr="00F518B3">
        <w:rPr>
          <w:b/>
          <w:bCs/>
          <w:lang w:eastAsia="ja-JP"/>
        </w:rPr>
        <w:t>Bower</w:t>
      </w:r>
      <w:r>
        <w:rPr>
          <w:b/>
          <w:bCs/>
          <w:lang w:eastAsia="ja-JP"/>
        </w:rPr>
        <w:t xml:space="preserve"> 15</w:t>
      </w:r>
      <w:proofErr w:type="gramStart"/>
      <w:r w:rsidRPr="006860F1">
        <w:rPr>
          <w:lang w:eastAsia="ja-JP"/>
        </w:rPr>
        <w:t>]</w:t>
      </w:r>
      <w:r>
        <w:rPr>
          <w:lang w:eastAsia="ja-JP"/>
        </w:rPr>
        <w:t xml:space="preserve">  "</w:t>
      </w:r>
      <w:proofErr w:type="gramEnd"/>
      <w:r w:rsidRPr="00EB3FAD">
        <w:rPr>
          <w:i/>
          <w:iCs/>
          <w:lang w:eastAsia="ja-JP"/>
        </w:rPr>
        <w:t>Install Bower packages</w:t>
      </w:r>
      <w:r>
        <w:rPr>
          <w:lang w:eastAsia="ja-JP"/>
        </w:rPr>
        <w:t xml:space="preserve">", 2015, </w:t>
      </w:r>
      <w:hyperlink r:id="rId27" w:history="1">
        <w:r w:rsidRPr="00412918">
          <w:rPr>
            <w:rStyle w:val="Hyperlink"/>
            <w:lang w:eastAsia="ja-JP"/>
          </w:rPr>
          <w:t>https://www.npmjs.com/package/gulp-bower</w:t>
        </w:r>
      </w:hyperlink>
      <w:r>
        <w:rPr>
          <w:lang w:eastAsia="ja-JP"/>
        </w:rPr>
        <w:t xml:space="preserve"> </w:t>
      </w:r>
    </w:p>
    <w:p w14:paraId="54A24236" w14:textId="77777777" w:rsidR="0098077A" w:rsidRDefault="0098077A" w:rsidP="0098077A">
      <w:pPr>
        <w:spacing w:after="120"/>
        <w:jc w:val="left"/>
        <w:rPr>
          <w:rFonts w:asciiTheme="majorBidi" w:hAnsiTheme="majorBidi" w:cstheme="majorBidi"/>
          <w:lang w:eastAsia="ja-JP"/>
        </w:rPr>
      </w:pPr>
      <w:r w:rsidRPr="00E452D4">
        <w:rPr>
          <w:rFonts w:asciiTheme="majorBidi" w:eastAsia="MS Mincho" w:hAnsiTheme="majorBidi" w:cstheme="majorBidi"/>
          <w:b/>
          <w:bCs/>
          <w:lang w:eastAsia="ja-JP"/>
        </w:rPr>
        <w:t>[</w:t>
      </w:r>
      <w:proofErr w:type="spellStart"/>
      <w:r w:rsidRPr="00E452D4">
        <w:rPr>
          <w:rFonts w:asciiTheme="majorBidi" w:eastAsia="MS Mincho" w:hAnsiTheme="majorBidi" w:cstheme="majorBidi"/>
          <w:b/>
          <w:bCs/>
          <w:lang w:eastAsia="ja-JP"/>
        </w:rPr>
        <w:t>Dourish</w:t>
      </w:r>
      <w:proofErr w:type="spellEnd"/>
      <w:r w:rsidRPr="00E452D4">
        <w:rPr>
          <w:rFonts w:asciiTheme="majorBidi" w:eastAsia="MS Mincho" w:hAnsiTheme="majorBidi" w:cstheme="majorBidi"/>
          <w:b/>
          <w:bCs/>
          <w:lang w:eastAsia="ja-JP"/>
        </w:rPr>
        <w:t xml:space="preserve"> 99]</w:t>
      </w:r>
      <w:r w:rsidRPr="004A064F">
        <w:rPr>
          <w:rFonts w:asciiTheme="majorBidi" w:hAnsiTheme="majorBidi" w:cstheme="majorBidi"/>
          <w:lang w:eastAsia="ja-JP"/>
        </w:rPr>
        <w:t xml:space="preserve"> </w:t>
      </w:r>
      <w:proofErr w:type="spellStart"/>
      <w:r w:rsidRPr="004A064F">
        <w:rPr>
          <w:rFonts w:asciiTheme="majorBidi" w:hAnsiTheme="majorBidi" w:cstheme="majorBidi"/>
          <w:lang w:eastAsia="ja-JP"/>
        </w:rPr>
        <w:t>Dourish</w:t>
      </w:r>
      <w:proofErr w:type="spellEnd"/>
      <w:r w:rsidRPr="004A064F">
        <w:rPr>
          <w:rFonts w:asciiTheme="majorBidi" w:hAnsiTheme="majorBidi" w:cstheme="majorBidi"/>
          <w:lang w:eastAsia="ja-JP"/>
        </w:rPr>
        <w:t>, P. W., Edwards, K., LaMarca K. and Salisbury, M. "</w:t>
      </w:r>
      <w:r w:rsidRPr="004A064F">
        <w:rPr>
          <w:rFonts w:asciiTheme="majorBidi" w:hAnsiTheme="majorBidi" w:cstheme="majorBidi"/>
          <w:i/>
          <w:iCs/>
          <w:lang w:eastAsia="ja-JP"/>
        </w:rPr>
        <w:t>Presto - An Experimental Architecture for Fluid Interactive Document Spaces</w:t>
      </w:r>
      <w:r w:rsidRPr="004A064F">
        <w:rPr>
          <w:rFonts w:asciiTheme="majorBidi" w:hAnsiTheme="majorBidi" w:cstheme="majorBidi"/>
          <w:lang w:eastAsia="ja-JP"/>
        </w:rPr>
        <w:t>", Computer Science Laboratory, 1999.</w:t>
      </w:r>
    </w:p>
    <w:p w14:paraId="6FD2FBB7" w14:textId="77777777" w:rsidR="0098077A" w:rsidRPr="004A064F" w:rsidRDefault="0098077A" w:rsidP="0098077A">
      <w:pPr>
        <w:spacing w:after="120"/>
        <w:jc w:val="left"/>
        <w:rPr>
          <w:rFonts w:asciiTheme="majorBidi" w:eastAsia="Times New Roman" w:hAnsiTheme="majorBidi" w:cstheme="majorBidi"/>
          <w:i/>
          <w:iCs/>
          <w:color w:val="4F81BD"/>
          <w:spacing w:val="15"/>
          <w:lang w:val="en-US"/>
        </w:rPr>
      </w:pPr>
      <w:r w:rsidRPr="00E452D4">
        <w:rPr>
          <w:rFonts w:asciiTheme="majorBidi" w:eastAsia="MS Mincho" w:hAnsiTheme="majorBidi" w:cstheme="majorBidi"/>
          <w:b/>
          <w:bCs/>
          <w:lang w:eastAsia="ja-JP"/>
        </w:rPr>
        <w:t>[</w:t>
      </w:r>
      <w:r>
        <w:rPr>
          <w:rFonts w:asciiTheme="majorBidi" w:eastAsia="MS Mincho" w:hAnsiTheme="majorBidi" w:cstheme="majorBidi"/>
          <w:b/>
          <w:bCs/>
          <w:lang w:eastAsia="ja-JP"/>
        </w:rPr>
        <w:t>C# 15</w:t>
      </w:r>
      <w:proofErr w:type="gramStart"/>
      <w:r w:rsidRPr="00E452D4">
        <w:rPr>
          <w:rFonts w:asciiTheme="majorBidi" w:eastAsia="MS Mincho" w:hAnsiTheme="majorBidi" w:cstheme="majorBidi"/>
          <w:b/>
          <w:bCs/>
          <w:lang w:eastAsia="ja-JP"/>
        </w:rPr>
        <w:t>]</w:t>
      </w:r>
      <w:r>
        <w:rPr>
          <w:rFonts w:asciiTheme="majorBidi" w:hAnsiTheme="majorBidi" w:cstheme="majorBidi"/>
          <w:lang w:val="en"/>
        </w:rPr>
        <w:t xml:space="preserve">  "</w:t>
      </w:r>
      <w:proofErr w:type="gramEnd"/>
      <w:r w:rsidRPr="004A064F">
        <w:rPr>
          <w:rFonts w:asciiTheme="majorBidi" w:hAnsiTheme="majorBidi" w:cstheme="majorBidi"/>
          <w:lang w:val="en"/>
        </w:rPr>
        <w:t>How to: Get Information About Files, Folders, and Drives (C# Programming Guide)</w:t>
      </w:r>
      <w:r>
        <w:rPr>
          <w:rFonts w:asciiTheme="majorBidi" w:hAnsiTheme="majorBidi" w:cstheme="majorBidi"/>
          <w:lang w:val="en"/>
        </w:rPr>
        <w:t>"</w:t>
      </w:r>
      <w:r w:rsidRPr="009D5E07">
        <w:rPr>
          <w:rFonts w:asciiTheme="majorBidi" w:eastAsia="MS Mincho" w:hAnsiTheme="majorBidi" w:cstheme="majorBidi"/>
          <w:lang w:eastAsia="ja-JP"/>
        </w:rPr>
        <w:t xml:space="preserve"> </w:t>
      </w:r>
      <w:r>
        <w:rPr>
          <w:rFonts w:asciiTheme="majorBidi" w:eastAsia="MS Mincho" w:hAnsiTheme="majorBidi" w:cstheme="majorBidi"/>
          <w:lang w:eastAsia="ja-JP"/>
        </w:rPr>
        <w:t xml:space="preserve">, 2015, </w:t>
      </w:r>
      <w:r w:rsidRPr="004A064F">
        <w:rPr>
          <w:rFonts w:asciiTheme="majorBidi" w:eastAsia="Times New Roman" w:hAnsiTheme="majorBidi" w:cstheme="majorBidi"/>
          <w:i/>
          <w:iCs/>
          <w:color w:val="4F81BD"/>
          <w:spacing w:val="15"/>
          <w:lang w:val="en"/>
        </w:rPr>
        <w:t xml:space="preserve"> </w:t>
      </w:r>
      <w:hyperlink r:id="rId28" w:history="1">
        <w:r w:rsidRPr="004A064F">
          <w:rPr>
            <w:rStyle w:val="Hyperlink"/>
            <w:rFonts w:asciiTheme="majorBidi" w:eastAsia="Times New Roman" w:hAnsiTheme="majorBidi" w:cstheme="majorBidi"/>
            <w:i/>
            <w:iCs/>
            <w:spacing w:val="15"/>
            <w:lang w:val="en"/>
          </w:rPr>
          <w:t>https://msdn.microsoft.com/en-GB/library/6yk7a1b0.aspx</w:t>
        </w:r>
      </w:hyperlink>
    </w:p>
    <w:p w14:paraId="0C0F7D1E" w14:textId="77777777" w:rsidR="0098077A" w:rsidRPr="004A064F" w:rsidRDefault="0098077A" w:rsidP="0098077A">
      <w:pPr>
        <w:spacing w:after="120"/>
        <w:jc w:val="left"/>
        <w:rPr>
          <w:rFonts w:asciiTheme="majorBidi" w:hAnsiTheme="majorBidi" w:cstheme="majorBidi"/>
          <w:lang w:eastAsia="ja-JP"/>
        </w:rPr>
      </w:pPr>
      <w:r w:rsidRPr="004A064F">
        <w:rPr>
          <w:rFonts w:asciiTheme="majorBidi" w:hAnsiTheme="majorBidi" w:cstheme="majorBidi"/>
          <w:b/>
          <w:bCs/>
          <w:lang w:eastAsia="ja-JP"/>
        </w:rPr>
        <w:t>[Explorer</w:t>
      </w:r>
      <w:r>
        <w:rPr>
          <w:rFonts w:asciiTheme="majorBidi" w:hAnsiTheme="majorBidi" w:cstheme="majorBidi"/>
          <w:b/>
          <w:bCs/>
          <w:lang w:eastAsia="ja-JP"/>
        </w:rPr>
        <w:t xml:space="preserve"> 15</w:t>
      </w:r>
      <w:proofErr w:type="gramStart"/>
      <w:r w:rsidRPr="004A064F">
        <w:rPr>
          <w:rFonts w:asciiTheme="majorBidi" w:hAnsiTheme="majorBidi" w:cstheme="majorBidi"/>
          <w:b/>
          <w:bCs/>
          <w:lang w:eastAsia="ja-JP"/>
        </w:rPr>
        <w:t>]</w:t>
      </w:r>
      <w:r w:rsidRPr="004A064F">
        <w:rPr>
          <w:rFonts w:asciiTheme="majorBidi" w:hAnsiTheme="majorBidi" w:cstheme="majorBidi"/>
          <w:lang w:eastAsia="ja-JP"/>
        </w:rPr>
        <w:t xml:space="preserve"> </w:t>
      </w:r>
      <w:r>
        <w:rPr>
          <w:rFonts w:asciiTheme="majorBidi" w:hAnsiTheme="majorBidi" w:cstheme="majorBidi"/>
          <w:lang w:eastAsia="ja-JP"/>
        </w:rPr>
        <w:t xml:space="preserve"> </w:t>
      </w:r>
      <w:r>
        <w:rPr>
          <w:rFonts w:asciiTheme="majorBidi" w:hAnsiTheme="majorBidi" w:cstheme="majorBidi"/>
          <w:i/>
          <w:iCs/>
          <w:lang w:eastAsia="ja-JP"/>
        </w:rPr>
        <w:t>"</w:t>
      </w:r>
      <w:proofErr w:type="gramEnd"/>
      <w:r w:rsidRPr="003001CE">
        <w:rPr>
          <w:rFonts w:asciiTheme="majorBidi" w:hAnsiTheme="majorBidi" w:cstheme="majorBidi"/>
          <w:i/>
          <w:iCs/>
          <w:lang w:eastAsia="ja-JP"/>
        </w:rPr>
        <w:t>Windows Explorer or File Explorer</w:t>
      </w:r>
      <w:r>
        <w:rPr>
          <w:rFonts w:asciiTheme="majorBidi" w:hAnsiTheme="majorBidi" w:cstheme="majorBidi"/>
          <w:lang w:eastAsia="ja-JP"/>
        </w:rPr>
        <w:t>"</w:t>
      </w:r>
      <w:r w:rsidRPr="004A064F">
        <w:rPr>
          <w:rFonts w:asciiTheme="majorBidi" w:hAnsiTheme="majorBidi" w:cstheme="majorBidi"/>
          <w:lang w:eastAsia="ja-JP"/>
        </w:rPr>
        <w:t>,</w:t>
      </w:r>
      <w:r w:rsidRPr="00894D7F">
        <w:rPr>
          <w:rFonts w:asciiTheme="majorBidi" w:eastAsia="MS Mincho" w:hAnsiTheme="majorBidi" w:cstheme="majorBidi"/>
          <w:lang w:eastAsia="ja-JP"/>
        </w:rPr>
        <w:t xml:space="preserve"> </w:t>
      </w:r>
      <w:r>
        <w:rPr>
          <w:rFonts w:asciiTheme="majorBidi" w:eastAsia="MS Mincho" w:hAnsiTheme="majorBidi" w:cstheme="majorBidi"/>
          <w:lang w:eastAsia="ja-JP"/>
        </w:rPr>
        <w:t xml:space="preserve">2015, </w:t>
      </w:r>
      <w:hyperlink r:id="rId29" w:history="1">
        <w:r w:rsidRPr="00412918">
          <w:rPr>
            <w:rStyle w:val="Hyperlink"/>
            <w:rFonts w:asciiTheme="majorBidi" w:eastAsia="MS Mincho" w:hAnsiTheme="majorBidi" w:cstheme="majorBidi"/>
            <w:i/>
            <w:iCs/>
            <w:lang w:eastAsia="ja-JP"/>
          </w:rPr>
          <w:t>https://en.wikipedia.org/wiki/File_Explorer</w:t>
        </w:r>
      </w:hyperlink>
      <w:r w:rsidRPr="004A064F">
        <w:rPr>
          <w:rFonts w:asciiTheme="majorBidi" w:hAnsiTheme="majorBidi" w:cstheme="majorBidi"/>
          <w:lang w:eastAsia="ja-JP"/>
        </w:rPr>
        <w:t xml:space="preserve"> </w:t>
      </w:r>
    </w:p>
    <w:p w14:paraId="493F8F16" w14:textId="77777777" w:rsidR="0098077A" w:rsidRDefault="0098077A" w:rsidP="0098077A">
      <w:pPr>
        <w:spacing w:after="120"/>
        <w:jc w:val="left"/>
        <w:rPr>
          <w:rFonts w:asciiTheme="majorBidi" w:hAnsiTheme="majorBidi" w:cstheme="majorBidi"/>
          <w:b/>
          <w:bCs/>
          <w:lang w:eastAsia="ja-JP"/>
        </w:rPr>
      </w:pPr>
      <w:r w:rsidRPr="004A064F">
        <w:rPr>
          <w:rFonts w:asciiTheme="majorBidi" w:hAnsiTheme="majorBidi" w:cstheme="majorBidi"/>
          <w:lang w:eastAsia="ja-JP"/>
        </w:rPr>
        <w:t>[</w:t>
      </w:r>
      <w:r w:rsidRPr="004A064F">
        <w:rPr>
          <w:rFonts w:asciiTheme="majorBidi" w:hAnsiTheme="majorBidi" w:cstheme="majorBidi"/>
          <w:b/>
          <w:bCs/>
          <w:lang w:eastAsia="ja-JP"/>
        </w:rPr>
        <w:t>Express</w:t>
      </w:r>
      <w:r>
        <w:rPr>
          <w:rFonts w:asciiTheme="majorBidi" w:hAnsiTheme="majorBidi" w:cstheme="majorBidi"/>
          <w:lang w:eastAsia="ja-JP"/>
        </w:rPr>
        <w:t xml:space="preserve"> 15</w:t>
      </w:r>
      <w:proofErr w:type="gramStart"/>
      <w:r w:rsidRPr="004A064F">
        <w:rPr>
          <w:rFonts w:asciiTheme="majorBidi" w:hAnsiTheme="majorBidi" w:cstheme="majorBidi"/>
          <w:lang w:eastAsia="ja-JP"/>
        </w:rPr>
        <w:t>]</w:t>
      </w:r>
      <w:r>
        <w:rPr>
          <w:rFonts w:asciiTheme="majorBidi" w:hAnsiTheme="majorBidi" w:cstheme="majorBidi"/>
          <w:lang w:eastAsia="ja-JP"/>
        </w:rPr>
        <w:t xml:space="preserve"> </w:t>
      </w:r>
      <w:r w:rsidRPr="004A064F">
        <w:rPr>
          <w:rFonts w:asciiTheme="majorBidi" w:hAnsiTheme="majorBidi" w:cstheme="majorBidi"/>
          <w:lang w:eastAsia="ja-JP"/>
        </w:rPr>
        <w:t xml:space="preserve"> </w:t>
      </w:r>
      <w:r w:rsidRPr="004A064F">
        <w:rPr>
          <w:rFonts w:asciiTheme="majorBidi" w:hAnsiTheme="majorBidi" w:cstheme="majorBidi"/>
          <w:i/>
          <w:iCs/>
          <w:lang w:eastAsia="ja-JP"/>
        </w:rPr>
        <w:t>“</w:t>
      </w:r>
      <w:proofErr w:type="gramEnd"/>
      <w:r w:rsidRPr="004A064F">
        <w:rPr>
          <w:rFonts w:asciiTheme="majorBidi" w:hAnsiTheme="majorBidi" w:cstheme="majorBidi"/>
          <w:i/>
          <w:iCs/>
          <w:lang w:eastAsia="ja-JP"/>
        </w:rPr>
        <w:t>Fast, un</w:t>
      </w:r>
      <w:r>
        <w:rPr>
          <w:rFonts w:asciiTheme="majorBidi" w:hAnsiTheme="majorBidi" w:cstheme="majorBidi"/>
          <w:i/>
          <w:iCs/>
          <w:lang w:eastAsia="ja-JP"/>
        </w:rPr>
        <w:t xml:space="preserve"> </w:t>
      </w:r>
      <w:r w:rsidRPr="004A064F">
        <w:rPr>
          <w:rFonts w:asciiTheme="majorBidi" w:hAnsiTheme="majorBidi" w:cstheme="majorBidi"/>
          <w:i/>
          <w:iCs/>
          <w:lang w:eastAsia="ja-JP"/>
        </w:rPr>
        <w:t>opinionated, minimalist web framework for Node.js”</w:t>
      </w:r>
      <w:r w:rsidRPr="004A064F">
        <w:rPr>
          <w:rFonts w:asciiTheme="majorBidi" w:hAnsiTheme="majorBidi" w:cstheme="majorBidi"/>
          <w:lang w:eastAsia="ja-JP"/>
        </w:rPr>
        <w:t>,</w:t>
      </w:r>
      <w:r>
        <w:rPr>
          <w:rFonts w:asciiTheme="majorBidi" w:hAnsiTheme="majorBidi" w:cstheme="majorBidi"/>
          <w:lang w:eastAsia="ja-JP"/>
        </w:rPr>
        <w:t xml:space="preserve"> 2015,</w:t>
      </w:r>
      <w:r w:rsidRPr="004A064F">
        <w:rPr>
          <w:rFonts w:asciiTheme="majorBidi" w:hAnsiTheme="majorBidi" w:cstheme="majorBidi"/>
        </w:rPr>
        <w:t xml:space="preserve"> </w:t>
      </w:r>
      <w:hyperlink r:id="rId30" w:history="1">
        <w:r w:rsidRPr="004A064F">
          <w:rPr>
            <w:rStyle w:val="Hyperlink"/>
            <w:rFonts w:asciiTheme="majorBidi" w:eastAsia="MS Mincho" w:hAnsiTheme="majorBidi" w:cstheme="majorBidi"/>
            <w:lang w:eastAsia="ja-JP"/>
          </w:rPr>
          <w:t>http://expressjs.com/</w:t>
        </w:r>
      </w:hyperlink>
    </w:p>
    <w:p w14:paraId="266118C2" w14:textId="77777777" w:rsidR="0098077A" w:rsidRPr="00285B14" w:rsidRDefault="0098077A" w:rsidP="0098077A">
      <w:pPr>
        <w:spacing w:after="120"/>
        <w:jc w:val="left"/>
        <w:rPr>
          <w:rFonts w:asciiTheme="majorBidi" w:eastAsia="MS Mincho" w:hAnsiTheme="majorBidi" w:cstheme="majorBidi"/>
          <w:lang w:eastAsia="ja-JP"/>
        </w:rPr>
      </w:pPr>
      <w:r>
        <w:rPr>
          <w:rFonts w:asciiTheme="majorBidi" w:eastAsia="MS Mincho" w:hAnsiTheme="majorBidi" w:cstheme="majorBidi"/>
          <w:lang w:eastAsia="ja-JP"/>
        </w:rPr>
        <w:t>[</w:t>
      </w:r>
      <w:r w:rsidRPr="002802BE">
        <w:rPr>
          <w:rFonts w:asciiTheme="majorBidi" w:eastAsia="MS Mincho" w:hAnsiTheme="majorBidi" w:cstheme="majorBidi"/>
          <w:b/>
          <w:bCs/>
          <w:lang w:eastAsia="ja-JP"/>
        </w:rPr>
        <w:t>File Manager 15</w:t>
      </w:r>
      <w:proofErr w:type="gramStart"/>
      <w:r>
        <w:rPr>
          <w:rFonts w:asciiTheme="majorBidi" w:eastAsia="MS Mincho" w:hAnsiTheme="majorBidi" w:cstheme="majorBidi"/>
          <w:lang w:eastAsia="ja-JP"/>
        </w:rPr>
        <w:t xml:space="preserve">]  </w:t>
      </w:r>
      <w:r>
        <w:rPr>
          <w:lang w:val="en"/>
        </w:rPr>
        <w:t>"</w:t>
      </w:r>
      <w:proofErr w:type="gramEnd"/>
      <w:r w:rsidRPr="00AE5B22">
        <w:rPr>
          <w:i/>
          <w:iCs/>
          <w:lang w:val="en"/>
        </w:rPr>
        <w:t>File manager</w:t>
      </w:r>
      <w:r>
        <w:rPr>
          <w:rFonts w:asciiTheme="majorBidi" w:eastAsia="MS Mincho" w:hAnsiTheme="majorBidi" w:cstheme="majorBidi"/>
          <w:lang w:eastAsia="ja-JP"/>
        </w:rPr>
        <w:t xml:space="preserve">", 2015, </w:t>
      </w:r>
      <w:hyperlink r:id="rId31" w:history="1">
        <w:r w:rsidRPr="00412918">
          <w:rPr>
            <w:rStyle w:val="Hyperlink"/>
            <w:rFonts w:asciiTheme="majorBidi" w:eastAsia="MS Mincho" w:hAnsiTheme="majorBidi" w:cstheme="majorBidi"/>
            <w:lang w:eastAsia="ja-JP"/>
          </w:rPr>
          <w:t>https://en.wikipedia.org/wiki/File_manager</w:t>
        </w:r>
      </w:hyperlink>
      <w:r>
        <w:rPr>
          <w:rFonts w:asciiTheme="majorBidi" w:eastAsia="MS Mincho" w:hAnsiTheme="majorBidi" w:cstheme="majorBidi"/>
          <w:lang w:eastAsia="ja-JP"/>
        </w:rPr>
        <w:t xml:space="preserve"> </w:t>
      </w:r>
    </w:p>
    <w:p w14:paraId="75FF952D" w14:textId="77777777" w:rsidR="0098077A" w:rsidRPr="00510C5C" w:rsidRDefault="0098077A" w:rsidP="0098077A">
      <w:pPr>
        <w:spacing w:after="120"/>
        <w:jc w:val="left"/>
        <w:rPr>
          <w:rFonts w:asciiTheme="majorBidi" w:hAnsiTheme="majorBidi" w:cstheme="majorBidi"/>
          <w:lang w:eastAsia="ja-JP"/>
        </w:rPr>
      </w:pPr>
      <w:r w:rsidRPr="00E452D4">
        <w:rPr>
          <w:rFonts w:asciiTheme="majorBidi" w:eastAsia="MS Mincho" w:hAnsiTheme="majorBidi" w:cstheme="majorBidi"/>
          <w:b/>
          <w:bCs/>
          <w:lang w:eastAsia="ja-JP"/>
        </w:rPr>
        <w:t>[Gulp 15]</w:t>
      </w:r>
      <w:r>
        <w:rPr>
          <w:rFonts w:asciiTheme="majorBidi" w:hAnsiTheme="majorBidi" w:cstheme="majorBidi"/>
          <w:lang w:eastAsia="ja-JP"/>
        </w:rPr>
        <w:t xml:space="preserve"> </w:t>
      </w:r>
      <w:r w:rsidRPr="004A064F">
        <w:rPr>
          <w:rFonts w:asciiTheme="majorBidi" w:hAnsiTheme="majorBidi" w:cstheme="majorBidi"/>
          <w:lang w:eastAsia="ja-JP"/>
        </w:rPr>
        <w:t xml:space="preserve"> </w:t>
      </w:r>
      <w:r w:rsidRPr="004A064F">
        <w:rPr>
          <w:rFonts w:asciiTheme="majorBidi" w:hAnsiTheme="majorBidi" w:cstheme="majorBidi"/>
          <w:i/>
          <w:iCs/>
          <w:lang w:eastAsia="ja-JP"/>
        </w:rPr>
        <w:t>“Automate and enhance your workflow for node.js”,</w:t>
      </w:r>
      <w:r w:rsidRPr="004A064F">
        <w:rPr>
          <w:rFonts w:asciiTheme="majorBidi" w:hAnsiTheme="majorBidi" w:cstheme="majorBidi"/>
          <w:lang w:eastAsia="ja-JP"/>
        </w:rPr>
        <w:t xml:space="preserve"> Wikipedia, 2015</w:t>
      </w:r>
      <w:r>
        <w:rPr>
          <w:rFonts w:asciiTheme="majorBidi" w:hAnsiTheme="majorBidi" w:cstheme="majorBidi"/>
          <w:lang w:eastAsia="ja-JP"/>
        </w:rPr>
        <w:t xml:space="preserve">, </w:t>
      </w:r>
      <w:hyperlink r:id="rId32" w:history="1">
        <w:r w:rsidRPr="004A064F">
          <w:rPr>
            <w:rStyle w:val="Hyperlink"/>
            <w:rFonts w:asciiTheme="majorBidi" w:eastAsia="MS Mincho" w:hAnsiTheme="majorBidi" w:cstheme="majorBidi"/>
            <w:lang w:eastAsia="ja-JP"/>
          </w:rPr>
          <w:t>http://gulpjs.com/</w:t>
        </w:r>
      </w:hyperlink>
      <w:r>
        <w:rPr>
          <w:rFonts w:asciiTheme="majorBidi" w:hAnsiTheme="majorBidi" w:cstheme="majorBidi"/>
          <w:lang w:eastAsia="ja-JP"/>
        </w:rPr>
        <w:t xml:space="preserve"> and </w:t>
      </w:r>
      <w:hyperlink r:id="rId33" w:history="1">
        <w:r w:rsidRPr="00412918">
          <w:rPr>
            <w:rStyle w:val="Hyperlink"/>
            <w:rFonts w:asciiTheme="majorBidi" w:hAnsiTheme="majorBidi" w:cstheme="majorBidi"/>
            <w:lang w:eastAsia="ja-JP"/>
          </w:rPr>
          <w:t>https://www.npmjs.com/package/gulp-bower</w:t>
        </w:r>
      </w:hyperlink>
      <w:r>
        <w:rPr>
          <w:rFonts w:asciiTheme="majorBidi" w:hAnsiTheme="majorBidi" w:cstheme="majorBidi"/>
          <w:lang w:eastAsia="ja-JP"/>
        </w:rPr>
        <w:t xml:space="preserve"> </w:t>
      </w:r>
    </w:p>
    <w:p w14:paraId="690AE338" w14:textId="77777777" w:rsidR="0098077A" w:rsidRDefault="0098077A" w:rsidP="0098077A">
      <w:pPr>
        <w:spacing w:after="120"/>
        <w:jc w:val="left"/>
        <w:rPr>
          <w:rFonts w:asciiTheme="majorBidi" w:eastAsia="Times New Roman" w:hAnsiTheme="majorBidi" w:cstheme="majorBidi"/>
          <w:b/>
          <w:bCs/>
          <w:color w:val="365F91"/>
        </w:rPr>
      </w:pPr>
      <w:r w:rsidRPr="00E452D4">
        <w:rPr>
          <w:rFonts w:asciiTheme="majorBidi" w:eastAsia="MS Mincho" w:hAnsiTheme="majorBidi" w:cstheme="majorBidi"/>
          <w:b/>
          <w:bCs/>
          <w:lang w:eastAsia="ja-JP"/>
        </w:rPr>
        <w:t>[</w:t>
      </w:r>
      <w:r w:rsidRPr="004A064F">
        <w:rPr>
          <w:rFonts w:asciiTheme="majorBidi" w:eastAsia="MS Mincho" w:hAnsiTheme="majorBidi" w:cstheme="majorBidi"/>
          <w:b/>
          <w:bCs/>
          <w:lang w:eastAsia="ja-JP"/>
        </w:rPr>
        <w:t>Node.js</w:t>
      </w:r>
      <w:r w:rsidRPr="00E452D4">
        <w:rPr>
          <w:rFonts w:asciiTheme="majorBidi" w:eastAsia="MS Mincho" w:hAnsiTheme="majorBidi" w:cstheme="majorBidi"/>
          <w:b/>
          <w:bCs/>
          <w:lang w:eastAsia="ja-JP"/>
        </w:rPr>
        <w:t xml:space="preserve"> 14</w:t>
      </w:r>
      <w:proofErr w:type="gramStart"/>
      <w:r w:rsidRPr="00E452D4">
        <w:rPr>
          <w:rFonts w:asciiTheme="majorBidi" w:eastAsia="MS Mincho" w:hAnsiTheme="majorBidi" w:cstheme="majorBidi"/>
          <w:b/>
          <w:bCs/>
          <w:lang w:eastAsia="ja-JP"/>
        </w:rPr>
        <w:t>]</w:t>
      </w:r>
      <w:r w:rsidRPr="004A064F">
        <w:rPr>
          <w:rFonts w:asciiTheme="majorBidi" w:eastAsia="MS Mincho" w:hAnsiTheme="majorBidi" w:cstheme="majorBidi"/>
          <w:lang w:eastAsia="ja-JP"/>
        </w:rPr>
        <w:t xml:space="preserve"> </w:t>
      </w:r>
      <w:r>
        <w:rPr>
          <w:rFonts w:asciiTheme="majorBidi" w:eastAsia="MS Mincho" w:hAnsiTheme="majorBidi" w:cstheme="majorBidi"/>
          <w:lang w:eastAsia="ja-JP"/>
        </w:rPr>
        <w:t xml:space="preserve"> </w:t>
      </w:r>
      <w:r w:rsidRPr="004A064F">
        <w:rPr>
          <w:rFonts w:asciiTheme="majorBidi" w:eastAsia="MS Mincho" w:hAnsiTheme="majorBidi" w:cstheme="majorBidi"/>
          <w:i/>
          <w:iCs/>
          <w:lang w:eastAsia="ja-JP"/>
        </w:rPr>
        <w:t>"</w:t>
      </w:r>
      <w:proofErr w:type="gramEnd"/>
      <w:r w:rsidRPr="004A064F">
        <w:rPr>
          <w:rFonts w:asciiTheme="majorBidi" w:eastAsia="MS Mincho" w:hAnsiTheme="majorBidi" w:cstheme="majorBidi"/>
          <w:i/>
          <w:iCs/>
          <w:lang w:eastAsia="ja-JP"/>
        </w:rPr>
        <w:t>Node.js v0.12.7 Manual &amp; Documentation"</w:t>
      </w:r>
      <w:r w:rsidRPr="004A064F">
        <w:rPr>
          <w:rFonts w:asciiTheme="majorBidi" w:eastAsia="MS Mincho" w:hAnsiTheme="majorBidi" w:cstheme="majorBidi"/>
          <w:lang w:eastAsia="ja-JP"/>
        </w:rPr>
        <w:t>,</w:t>
      </w:r>
      <w:r w:rsidRPr="004A064F">
        <w:rPr>
          <w:rFonts w:asciiTheme="majorBidi" w:eastAsia="Times New Roman" w:hAnsiTheme="majorBidi" w:cstheme="majorBidi"/>
          <w:b/>
          <w:bCs/>
          <w:color w:val="365F91"/>
        </w:rPr>
        <w:t xml:space="preserve"> </w:t>
      </w:r>
      <w:r w:rsidRPr="004A064F">
        <w:rPr>
          <w:rFonts w:asciiTheme="majorBidi" w:eastAsia="MS Mincho" w:hAnsiTheme="majorBidi" w:cstheme="majorBidi"/>
          <w:lang w:eastAsia="ja-JP"/>
        </w:rPr>
        <w:t>2014</w:t>
      </w:r>
      <w:r>
        <w:rPr>
          <w:rFonts w:asciiTheme="majorBidi" w:eastAsia="MS Mincho" w:hAnsiTheme="majorBidi" w:cstheme="majorBidi"/>
          <w:lang w:eastAsia="ja-JP"/>
        </w:rPr>
        <w:t>,</w:t>
      </w:r>
      <w:r w:rsidRPr="004A064F">
        <w:rPr>
          <w:rFonts w:asciiTheme="majorBidi" w:eastAsia="Times New Roman" w:hAnsiTheme="majorBidi" w:cstheme="majorBidi"/>
          <w:b/>
          <w:bCs/>
          <w:color w:val="365F91"/>
        </w:rPr>
        <w:t xml:space="preserve"> </w:t>
      </w:r>
      <w:r w:rsidRPr="004A064F">
        <w:rPr>
          <w:rFonts w:asciiTheme="majorBidi" w:eastAsia="MS Mincho" w:hAnsiTheme="majorBidi" w:cstheme="majorBidi"/>
          <w:lang w:eastAsia="ja-JP"/>
        </w:rPr>
        <w:t xml:space="preserve"> </w:t>
      </w:r>
      <w:hyperlink r:id="rId34" w:history="1">
        <w:r w:rsidRPr="004A064F">
          <w:rPr>
            <w:rStyle w:val="Hyperlink"/>
            <w:rFonts w:asciiTheme="majorBidi" w:hAnsiTheme="majorBidi" w:cstheme="majorBidi"/>
          </w:rPr>
          <w:t>https://nodejs.org/api/</w:t>
        </w:r>
      </w:hyperlink>
      <w:r>
        <w:rPr>
          <w:rFonts w:asciiTheme="majorBidi" w:eastAsia="MS Mincho" w:hAnsiTheme="majorBidi" w:cstheme="majorBidi"/>
          <w:lang w:eastAsia="ja-JP"/>
        </w:rPr>
        <w:t xml:space="preserve"> </w:t>
      </w:r>
    </w:p>
    <w:p w14:paraId="61BBCF8E" w14:textId="77777777" w:rsidR="0098077A" w:rsidRPr="004A064F" w:rsidRDefault="0098077A" w:rsidP="0098077A">
      <w:pPr>
        <w:spacing w:after="120"/>
        <w:jc w:val="left"/>
        <w:rPr>
          <w:rFonts w:asciiTheme="majorBidi" w:hAnsiTheme="majorBidi" w:cstheme="majorBidi"/>
          <w:lang w:eastAsia="ja-JP"/>
        </w:rPr>
      </w:pPr>
      <w:r w:rsidRPr="004A064F">
        <w:rPr>
          <w:rFonts w:asciiTheme="majorBidi" w:hAnsiTheme="majorBidi" w:cstheme="majorBidi"/>
          <w:b/>
          <w:bCs/>
          <w:lang w:eastAsia="ja-JP"/>
        </w:rPr>
        <w:t>[Multi-tier</w:t>
      </w:r>
      <w:r>
        <w:rPr>
          <w:rFonts w:asciiTheme="majorBidi" w:hAnsiTheme="majorBidi" w:cstheme="majorBidi"/>
          <w:b/>
          <w:bCs/>
          <w:lang w:eastAsia="ja-JP"/>
        </w:rPr>
        <w:t xml:space="preserve"> 15</w:t>
      </w:r>
      <w:proofErr w:type="gramStart"/>
      <w:r w:rsidRPr="004A064F">
        <w:rPr>
          <w:rFonts w:asciiTheme="majorBidi" w:hAnsiTheme="majorBidi" w:cstheme="majorBidi"/>
          <w:b/>
          <w:bCs/>
          <w:lang w:eastAsia="ja-JP"/>
        </w:rPr>
        <w:t>]</w:t>
      </w:r>
      <w:r w:rsidRPr="004A064F">
        <w:rPr>
          <w:rFonts w:asciiTheme="majorBidi" w:hAnsiTheme="majorBidi" w:cstheme="majorBidi"/>
          <w:lang w:eastAsia="ja-JP"/>
        </w:rPr>
        <w:t xml:space="preserve"> </w:t>
      </w:r>
      <w:r>
        <w:rPr>
          <w:rFonts w:asciiTheme="majorBidi" w:hAnsiTheme="majorBidi" w:cstheme="majorBidi"/>
          <w:lang w:eastAsia="ja-JP"/>
        </w:rPr>
        <w:t xml:space="preserve"> </w:t>
      </w:r>
      <w:r>
        <w:rPr>
          <w:rFonts w:asciiTheme="majorBidi" w:hAnsiTheme="majorBidi" w:cstheme="majorBidi"/>
          <w:i/>
          <w:iCs/>
          <w:lang w:eastAsia="ja-JP"/>
        </w:rPr>
        <w:t>"</w:t>
      </w:r>
      <w:proofErr w:type="gramEnd"/>
      <w:r w:rsidRPr="003001CE">
        <w:rPr>
          <w:rFonts w:asciiTheme="majorBidi" w:hAnsiTheme="majorBidi" w:cstheme="majorBidi"/>
          <w:i/>
          <w:iCs/>
          <w:lang w:eastAsia="ja-JP"/>
        </w:rPr>
        <w:t>Multi-Tier Architecture</w:t>
      </w:r>
      <w:r>
        <w:rPr>
          <w:rFonts w:asciiTheme="majorBidi" w:hAnsiTheme="majorBidi" w:cstheme="majorBidi"/>
          <w:i/>
          <w:iCs/>
          <w:lang w:eastAsia="ja-JP"/>
        </w:rPr>
        <w:t>"</w:t>
      </w:r>
      <w:r w:rsidRPr="004A064F">
        <w:rPr>
          <w:rFonts w:asciiTheme="majorBidi" w:hAnsiTheme="majorBidi" w:cstheme="majorBidi"/>
          <w:lang w:eastAsia="ja-JP"/>
        </w:rPr>
        <w:t xml:space="preserve">,   </w:t>
      </w:r>
      <w:r>
        <w:rPr>
          <w:rFonts w:asciiTheme="majorBidi" w:hAnsiTheme="majorBidi" w:cstheme="majorBidi"/>
          <w:lang w:eastAsia="ja-JP"/>
        </w:rPr>
        <w:t xml:space="preserve">2015, </w:t>
      </w:r>
      <w:hyperlink r:id="rId35" w:history="1">
        <w:r w:rsidRPr="00412918">
          <w:rPr>
            <w:rStyle w:val="Hyperlink"/>
            <w:rFonts w:asciiTheme="majorBidi" w:hAnsiTheme="majorBidi" w:cstheme="majorBidi"/>
            <w:lang w:eastAsia="ja-JP"/>
          </w:rPr>
          <w:t>https://en.wikipedia.org/wiki/Multitier_architecture</w:t>
        </w:r>
      </w:hyperlink>
      <w:r>
        <w:rPr>
          <w:rFonts w:asciiTheme="majorBidi" w:eastAsia="MS Mincho" w:hAnsiTheme="majorBidi" w:cstheme="majorBidi"/>
          <w:lang w:eastAsia="ja-JP"/>
        </w:rPr>
        <w:t xml:space="preserve"> </w:t>
      </w:r>
    </w:p>
    <w:p w14:paraId="7D167038" w14:textId="77777777" w:rsidR="0098077A" w:rsidRPr="004A064F" w:rsidRDefault="0098077A" w:rsidP="0098077A">
      <w:pPr>
        <w:spacing w:after="120"/>
        <w:jc w:val="left"/>
        <w:rPr>
          <w:rFonts w:asciiTheme="majorBidi" w:eastAsia="MS Mincho" w:hAnsiTheme="majorBidi" w:cstheme="majorBidi"/>
          <w:lang w:eastAsia="ja-JP"/>
        </w:rPr>
      </w:pPr>
      <w:r w:rsidRPr="00E452D4">
        <w:rPr>
          <w:rFonts w:asciiTheme="majorBidi" w:eastAsia="MS Mincho" w:hAnsiTheme="majorBidi" w:cstheme="majorBidi"/>
          <w:b/>
          <w:bCs/>
          <w:lang w:eastAsia="ja-JP"/>
        </w:rPr>
        <w:t>[</w:t>
      </w:r>
      <w:r w:rsidRPr="004A064F">
        <w:rPr>
          <w:rFonts w:asciiTheme="majorBidi" w:eastAsia="MS Mincho" w:hAnsiTheme="majorBidi" w:cstheme="majorBidi"/>
          <w:b/>
          <w:bCs/>
          <w:lang w:eastAsia="ja-JP"/>
        </w:rPr>
        <w:t>Mac Finder</w:t>
      </w:r>
      <w:r w:rsidRPr="00E452D4">
        <w:rPr>
          <w:rFonts w:asciiTheme="majorBidi" w:eastAsia="MS Mincho" w:hAnsiTheme="majorBidi" w:cstheme="majorBidi"/>
          <w:b/>
          <w:bCs/>
          <w:lang w:eastAsia="ja-JP"/>
        </w:rPr>
        <w:t xml:space="preserve"> 15</w:t>
      </w:r>
      <w:proofErr w:type="gramStart"/>
      <w:r w:rsidRPr="00E452D4">
        <w:rPr>
          <w:rFonts w:asciiTheme="majorBidi" w:eastAsia="MS Mincho" w:hAnsiTheme="majorBidi" w:cstheme="majorBidi"/>
          <w:b/>
          <w:bCs/>
          <w:lang w:eastAsia="ja-JP"/>
        </w:rPr>
        <w:t>]</w:t>
      </w:r>
      <w:r w:rsidRPr="004A064F">
        <w:rPr>
          <w:rFonts w:asciiTheme="majorBidi" w:eastAsia="MS Mincho" w:hAnsiTheme="majorBidi" w:cstheme="majorBidi"/>
          <w:lang w:eastAsia="ja-JP"/>
        </w:rPr>
        <w:t xml:space="preserve"> </w:t>
      </w:r>
      <w:r>
        <w:rPr>
          <w:rFonts w:asciiTheme="majorBidi" w:eastAsia="MS Mincho" w:hAnsiTheme="majorBidi" w:cstheme="majorBidi"/>
          <w:lang w:eastAsia="ja-JP"/>
        </w:rPr>
        <w:t xml:space="preserve"> </w:t>
      </w:r>
      <w:r w:rsidRPr="004A064F">
        <w:rPr>
          <w:rFonts w:asciiTheme="majorBidi" w:eastAsia="MS Mincho" w:hAnsiTheme="majorBidi" w:cstheme="majorBidi"/>
          <w:lang w:eastAsia="ja-JP"/>
        </w:rPr>
        <w:t>"</w:t>
      </w:r>
      <w:proofErr w:type="gramEnd"/>
      <w:r w:rsidRPr="004A064F">
        <w:rPr>
          <w:rFonts w:asciiTheme="majorBidi" w:eastAsia="MS Mincho" w:hAnsiTheme="majorBidi" w:cstheme="majorBidi"/>
          <w:i/>
          <w:iCs/>
          <w:lang w:eastAsia="ja-JP"/>
        </w:rPr>
        <w:t>Switch Basics: Moving from Windows Explorer to the Finder</w:t>
      </w:r>
      <w:r w:rsidRPr="004A064F">
        <w:rPr>
          <w:rFonts w:asciiTheme="majorBidi" w:eastAsia="MS Mincho" w:hAnsiTheme="majorBidi" w:cstheme="majorBidi"/>
          <w:lang w:eastAsia="ja-JP"/>
        </w:rPr>
        <w:t>", Mac Finder</w:t>
      </w:r>
      <w:r>
        <w:rPr>
          <w:rFonts w:asciiTheme="majorBidi" w:eastAsia="MS Mincho" w:hAnsiTheme="majorBidi" w:cstheme="majorBidi"/>
          <w:lang w:eastAsia="ja-JP"/>
        </w:rPr>
        <w:t xml:space="preserve">, 2015, </w:t>
      </w:r>
      <w:r w:rsidRPr="004A064F">
        <w:rPr>
          <w:rFonts w:asciiTheme="majorBidi" w:eastAsia="MS Mincho" w:hAnsiTheme="majorBidi" w:cstheme="majorBidi"/>
          <w:lang w:eastAsia="ja-JP"/>
        </w:rPr>
        <w:t xml:space="preserve"> </w:t>
      </w:r>
      <w:hyperlink r:id="rId36" w:history="1">
        <w:r w:rsidRPr="004A064F">
          <w:rPr>
            <w:rStyle w:val="Hyperlink"/>
            <w:rFonts w:asciiTheme="majorBidi" w:eastAsia="MS Mincho" w:hAnsiTheme="majorBidi" w:cstheme="majorBidi"/>
            <w:lang w:eastAsia="ja-JP"/>
          </w:rPr>
          <w:t>https://support.apple.com/en-gb/HT201748</w:t>
        </w:r>
      </w:hyperlink>
      <w:r w:rsidRPr="004A064F">
        <w:rPr>
          <w:rFonts w:asciiTheme="majorBidi" w:eastAsia="MS Mincho" w:hAnsiTheme="majorBidi" w:cstheme="majorBidi"/>
          <w:lang w:eastAsia="ja-JP"/>
        </w:rPr>
        <w:t xml:space="preserve"> </w:t>
      </w:r>
    </w:p>
    <w:p w14:paraId="60DC1B4A" w14:textId="77777777" w:rsidR="0098077A" w:rsidRDefault="0098077A" w:rsidP="0098077A">
      <w:pPr>
        <w:spacing w:after="120"/>
        <w:jc w:val="left"/>
        <w:rPr>
          <w:rFonts w:asciiTheme="majorBidi" w:eastAsia="MS Mincho" w:hAnsiTheme="majorBidi" w:cstheme="majorBidi"/>
          <w:lang w:eastAsia="ja-JP"/>
        </w:rPr>
      </w:pPr>
      <w:r w:rsidRPr="00E452D4">
        <w:rPr>
          <w:rFonts w:asciiTheme="majorBidi" w:eastAsia="MS Mincho" w:hAnsiTheme="majorBidi" w:cstheme="majorBidi"/>
          <w:b/>
          <w:bCs/>
          <w:lang w:eastAsia="ja-JP"/>
        </w:rPr>
        <w:t>[</w:t>
      </w:r>
      <w:r w:rsidRPr="004A064F">
        <w:rPr>
          <w:rFonts w:asciiTheme="majorBidi" w:eastAsia="MS Mincho" w:hAnsiTheme="majorBidi" w:cstheme="majorBidi"/>
          <w:b/>
          <w:bCs/>
          <w:lang w:eastAsia="ja-JP"/>
        </w:rPr>
        <w:t>Mac Finder</w:t>
      </w:r>
      <w:r>
        <w:rPr>
          <w:rFonts w:asciiTheme="majorBidi" w:eastAsia="MS Mincho" w:hAnsiTheme="majorBidi" w:cstheme="majorBidi"/>
          <w:b/>
          <w:bCs/>
          <w:lang w:eastAsia="ja-JP"/>
        </w:rPr>
        <w:t xml:space="preserve"> 14</w:t>
      </w:r>
      <w:proofErr w:type="gramStart"/>
      <w:r w:rsidRPr="00E452D4">
        <w:rPr>
          <w:rFonts w:asciiTheme="majorBidi" w:eastAsia="MS Mincho" w:hAnsiTheme="majorBidi" w:cstheme="majorBidi"/>
          <w:b/>
          <w:bCs/>
          <w:lang w:eastAsia="ja-JP"/>
        </w:rPr>
        <w:t>]</w:t>
      </w:r>
      <w:r>
        <w:rPr>
          <w:rFonts w:asciiTheme="majorBidi" w:eastAsia="MS Mincho" w:hAnsiTheme="majorBidi" w:cstheme="majorBidi"/>
          <w:lang w:eastAsia="ja-JP"/>
        </w:rPr>
        <w:t xml:space="preserve"> </w:t>
      </w:r>
      <w:r w:rsidRPr="004A064F">
        <w:rPr>
          <w:rFonts w:asciiTheme="majorBidi" w:eastAsia="MS Mincho" w:hAnsiTheme="majorBidi" w:cstheme="majorBidi"/>
          <w:lang w:eastAsia="ja-JP"/>
        </w:rPr>
        <w:t xml:space="preserve"> </w:t>
      </w:r>
      <w:r>
        <w:rPr>
          <w:rFonts w:asciiTheme="majorBidi" w:eastAsia="MS Mincho" w:hAnsiTheme="majorBidi" w:cstheme="majorBidi"/>
          <w:lang w:eastAsia="ja-JP"/>
        </w:rPr>
        <w:t>"</w:t>
      </w:r>
      <w:proofErr w:type="gramEnd"/>
      <w:r w:rsidRPr="000B654C">
        <w:rPr>
          <w:rFonts w:asciiTheme="majorBidi" w:eastAsia="MS Mincho" w:hAnsiTheme="majorBidi" w:cstheme="majorBidi"/>
          <w:i/>
          <w:iCs/>
          <w:lang w:eastAsia="ja-JP"/>
        </w:rPr>
        <w:t>Mac Finder</w:t>
      </w:r>
      <w:r>
        <w:rPr>
          <w:rFonts w:asciiTheme="majorBidi" w:eastAsia="MS Mincho" w:hAnsiTheme="majorBidi" w:cstheme="majorBidi"/>
          <w:lang w:eastAsia="ja-JP"/>
        </w:rPr>
        <w:t>"</w:t>
      </w:r>
      <w:r w:rsidRPr="004A064F">
        <w:rPr>
          <w:rFonts w:asciiTheme="majorBidi" w:eastAsia="MS Mincho" w:hAnsiTheme="majorBidi" w:cstheme="majorBidi"/>
          <w:lang w:eastAsia="ja-JP"/>
        </w:rPr>
        <w:t>,</w:t>
      </w:r>
      <w:r w:rsidRPr="004A064F">
        <w:rPr>
          <w:rFonts w:asciiTheme="majorBidi" w:eastAsia="Times New Roman" w:hAnsiTheme="majorBidi" w:cstheme="majorBidi"/>
          <w:b/>
          <w:bCs/>
          <w:color w:val="365F91"/>
        </w:rPr>
        <w:t xml:space="preserve"> </w:t>
      </w:r>
      <w:r w:rsidRPr="004A064F">
        <w:rPr>
          <w:rFonts w:asciiTheme="majorBidi" w:eastAsia="MS Mincho" w:hAnsiTheme="majorBidi" w:cstheme="majorBidi"/>
          <w:lang w:eastAsia="ja-JP"/>
        </w:rPr>
        <w:t>201</w:t>
      </w:r>
      <w:r>
        <w:rPr>
          <w:rFonts w:asciiTheme="majorBidi" w:eastAsia="MS Mincho" w:hAnsiTheme="majorBidi" w:cstheme="majorBidi"/>
          <w:lang w:eastAsia="ja-JP"/>
        </w:rPr>
        <w:t>4,</w:t>
      </w:r>
      <w:r w:rsidRPr="004A064F">
        <w:rPr>
          <w:rFonts w:asciiTheme="majorBidi" w:eastAsia="Times New Roman" w:hAnsiTheme="majorBidi" w:cstheme="majorBidi"/>
          <w:b/>
          <w:bCs/>
          <w:color w:val="365F91"/>
        </w:rPr>
        <w:t xml:space="preserve"> </w:t>
      </w:r>
      <w:hyperlink r:id="rId37" w:history="1">
        <w:r w:rsidRPr="004A064F">
          <w:rPr>
            <w:rStyle w:val="Hyperlink"/>
            <w:rFonts w:asciiTheme="majorBidi" w:eastAsia="MS Mincho" w:hAnsiTheme="majorBidi" w:cstheme="majorBidi"/>
            <w:lang w:eastAsia="ja-JP"/>
          </w:rPr>
          <w:t>https://en.wikipedia.org/wiki/Finder_(software)</w:t>
        </w:r>
      </w:hyperlink>
      <w:r w:rsidRPr="004A064F">
        <w:rPr>
          <w:rFonts w:asciiTheme="majorBidi" w:eastAsia="MS Mincho" w:hAnsiTheme="majorBidi" w:cstheme="majorBidi"/>
          <w:lang w:eastAsia="ja-JP"/>
        </w:rPr>
        <w:t xml:space="preserve"> </w:t>
      </w:r>
    </w:p>
    <w:p w14:paraId="770FC4F7" w14:textId="77777777" w:rsidR="0098077A" w:rsidRDefault="0098077A" w:rsidP="0098077A">
      <w:pPr>
        <w:spacing w:after="120"/>
        <w:jc w:val="left"/>
        <w:rPr>
          <w:rFonts w:asciiTheme="majorBidi" w:eastAsia="MS Mincho" w:hAnsiTheme="majorBidi" w:cstheme="majorBidi"/>
          <w:lang w:eastAsia="ja-JP"/>
        </w:rPr>
      </w:pPr>
      <w:r w:rsidRPr="00E452D4">
        <w:rPr>
          <w:rFonts w:asciiTheme="majorBidi" w:eastAsia="MS Mincho" w:hAnsiTheme="majorBidi" w:cstheme="majorBidi"/>
          <w:b/>
          <w:bCs/>
          <w:lang w:eastAsia="ja-JP"/>
        </w:rPr>
        <w:lastRenderedPageBreak/>
        <w:t>[</w:t>
      </w:r>
      <w:proofErr w:type="spellStart"/>
      <w:r w:rsidRPr="00967CE8">
        <w:rPr>
          <w:rFonts w:asciiTheme="majorBidi" w:eastAsia="MS Mincho" w:hAnsiTheme="majorBidi" w:cstheme="majorBidi"/>
          <w:b/>
          <w:bCs/>
          <w:lang w:eastAsia="ja-JP"/>
        </w:rPr>
        <w:t>PhpStorm</w:t>
      </w:r>
      <w:proofErr w:type="spellEnd"/>
      <w:r w:rsidRPr="00967CE8">
        <w:rPr>
          <w:rFonts w:asciiTheme="majorBidi" w:eastAsia="MS Mincho" w:hAnsiTheme="majorBidi" w:cstheme="majorBidi"/>
          <w:b/>
          <w:bCs/>
          <w:lang w:eastAsia="ja-JP"/>
        </w:rPr>
        <w:t xml:space="preserve"> 15</w:t>
      </w:r>
      <w:proofErr w:type="gramStart"/>
      <w:r w:rsidRPr="00E452D4">
        <w:rPr>
          <w:rFonts w:asciiTheme="majorBidi" w:eastAsia="MS Mincho" w:hAnsiTheme="majorBidi" w:cstheme="majorBidi"/>
          <w:b/>
          <w:bCs/>
          <w:lang w:eastAsia="ja-JP"/>
        </w:rPr>
        <w:t>]</w:t>
      </w:r>
      <w:r>
        <w:rPr>
          <w:rFonts w:asciiTheme="majorBidi" w:eastAsia="MS Mincho" w:hAnsiTheme="majorBidi" w:cstheme="majorBidi"/>
          <w:lang w:eastAsia="ja-JP"/>
        </w:rPr>
        <w:t xml:space="preserve"> </w:t>
      </w:r>
      <w:r>
        <w:rPr>
          <w:rFonts w:asciiTheme="majorBidi" w:eastAsia="MS Mincho" w:hAnsiTheme="majorBidi" w:cstheme="majorBidi"/>
          <w:i/>
          <w:iCs/>
          <w:lang w:eastAsia="ja-JP"/>
        </w:rPr>
        <w:t xml:space="preserve"> "</w:t>
      </w:r>
      <w:proofErr w:type="gramEnd"/>
      <w:r w:rsidRPr="00AA48F2">
        <w:rPr>
          <w:rFonts w:asciiTheme="majorBidi" w:eastAsia="MS Mincho" w:hAnsiTheme="majorBidi" w:cstheme="majorBidi"/>
          <w:i/>
          <w:iCs/>
          <w:lang w:eastAsia="ja-JP"/>
        </w:rPr>
        <w:t>Lightning-smart PHP IDE</w:t>
      </w:r>
      <w:r>
        <w:rPr>
          <w:rFonts w:asciiTheme="majorBidi" w:eastAsia="MS Mincho" w:hAnsiTheme="majorBidi" w:cstheme="majorBidi"/>
          <w:lang w:eastAsia="ja-JP"/>
        </w:rPr>
        <w:t xml:space="preserve">", 2015, </w:t>
      </w:r>
      <w:hyperlink r:id="rId38" w:history="1">
        <w:r w:rsidRPr="00412918">
          <w:rPr>
            <w:rStyle w:val="Hyperlink"/>
            <w:rFonts w:asciiTheme="majorBidi" w:eastAsia="MS Mincho" w:hAnsiTheme="majorBidi" w:cstheme="majorBidi"/>
            <w:lang w:eastAsia="ja-JP"/>
          </w:rPr>
          <w:t>https://www.jetbrains.com/phpstorm/</w:t>
        </w:r>
      </w:hyperlink>
      <w:r>
        <w:rPr>
          <w:rFonts w:asciiTheme="majorBidi" w:eastAsia="MS Mincho" w:hAnsiTheme="majorBidi" w:cstheme="majorBidi"/>
          <w:lang w:eastAsia="ja-JP"/>
        </w:rPr>
        <w:t xml:space="preserve"> </w:t>
      </w:r>
    </w:p>
    <w:p w14:paraId="330424D4" w14:textId="77777777" w:rsidR="0098077A" w:rsidRPr="00873CEB" w:rsidRDefault="0098077A" w:rsidP="0098077A">
      <w:pPr>
        <w:spacing w:after="120"/>
        <w:jc w:val="left"/>
        <w:rPr>
          <w:rFonts w:asciiTheme="majorBidi" w:eastAsia="MS Mincho" w:hAnsiTheme="majorBidi" w:cstheme="majorBidi"/>
          <w:lang w:val="en-US" w:eastAsia="ja-JP"/>
        </w:rPr>
      </w:pPr>
      <w:r w:rsidRPr="005032C3">
        <w:rPr>
          <w:b/>
          <w:bCs/>
          <w:lang w:val="en"/>
        </w:rPr>
        <w:t>[Nautilus 15</w:t>
      </w:r>
      <w:proofErr w:type="gramStart"/>
      <w:r w:rsidRPr="005032C3">
        <w:rPr>
          <w:b/>
          <w:bCs/>
          <w:lang w:val="en"/>
        </w:rPr>
        <w:t>]</w:t>
      </w:r>
      <w:r>
        <w:rPr>
          <w:lang w:val="en"/>
        </w:rPr>
        <w:t xml:space="preserve"> </w:t>
      </w:r>
      <w:r>
        <w:rPr>
          <w:i/>
          <w:iCs/>
          <w:lang w:val="en"/>
        </w:rPr>
        <w:t xml:space="preserve"> "</w:t>
      </w:r>
      <w:proofErr w:type="gramEnd"/>
      <w:r w:rsidRPr="00AE5B22">
        <w:rPr>
          <w:i/>
          <w:iCs/>
          <w:lang w:val="en"/>
        </w:rPr>
        <w:t>Nautilus - Default File Manager in Ubuntu</w:t>
      </w:r>
      <w:r>
        <w:rPr>
          <w:i/>
          <w:iCs/>
          <w:lang w:val="en"/>
        </w:rPr>
        <w:t>"</w:t>
      </w:r>
      <w:r>
        <w:rPr>
          <w:rFonts w:asciiTheme="majorBidi" w:eastAsia="MS Mincho" w:hAnsiTheme="majorBidi" w:cstheme="majorBidi"/>
          <w:lang w:eastAsia="ja-JP"/>
        </w:rPr>
        <w:t xml:space="preserve">, 2015, </w:t>
      </w:r>
      <w:hyperlink r:id="rId39" w:history="1">
        <w:r w:rsidRPr="00412918">
          <w:rPr>
            <w:rStyle w:val="Hyperlink"/>
            <w:rFonts w:asciiTheme="majorBidi" w:eastAsia="MS Mincho" w:hAnsiTheme="majorBidi" w:cstheme="majorBidi"/>
            <w:lang w:eastAsia="ja-JP"/>
          </w:rPr>
          <w:t>https://help.ubuntu.com/community/DefaultFileManager</w:t>
        </w:r>
      </w:hyperlink>
      <w:r>
        <w:rPr>
          <w:rFonts w:asciiTheme="majorBidi" w:eastAsia="MS Mincho" w:hAnsiTheme="majorBidi" w:cstheme="majorBidi"/>
          <w:lang w:eastAsia="ja-JP"/>
        </w:rPr>
        <w:t xml:space="preserve"> </w:t>
      </w:r>
    </w:p>
    <w:p w14:paraId="41059E79" w14:textId="77777777" w:rsidR="0098077A" w:rsidRPr="004A064F" w:rsidRDefault="0098077A" w:rsidP="0098077A">
      <w:pPr>
        <w:spacing w:after="120"/>
        <w:jc w:val="left"/>
        <w:rPr>
          <w:rFonts w:asciiTheme="majorBidi" w:hAnsiTheme="majorBidi" w:cstheme="majorBidi"/>
          <w:lang w:eastAsia="ja-JP"/>
        </w:rPr>
      </w:pPr>
      <w:r w:rsidRPr="004A064F">
        <w:rPr>
          <w:rFonts w:asciiTheme="majorBidi" w:hAnsiTheme="majorBidi" w:cstheme="majorBidi"/>
          <w:lang w:eastAsia="ja-JP"/>
        </w:rPr>
        <w:t>[</w:t>
      </w:r>
      <w:r w:rsidRPr="004A064F">
        <w:rPr>
          <w:rFonts w:asciiTheme="majorBidi" w:hAnsiTheme="majorBidi" w:cstheme="majorBidi"/>
          <w:b/>
          <w:bCs/>
          <w:lang w:eastAsia="ja-JP"/>
        </w:rPr>
        <w:t>PIM 15</w:t>
      </w:r>
      <w:proofErr w:type="gramStart"/>
      <w:r w:rsidRPr="004A064F">
        <w:rPr>
          <w:rFonts w:asciiTheme="majorBidi" w:hAnsiTheme="majorBidi" w:cstheme="majorBidi"/>
          <w:lang w:eastAsia="ja-JP"/>
        </w:rPr>
        <w:t>]</w:t>
      </w:r>
      <w:r>
        <w:rPr>
          <w:rFonts w:asciiTheme="majorBidi" w:hAnsiTheme="majorBidi" w:cstheme="majorBidi"/>
          <w:lang w:eastAsia="ja-JP"/>
        </w:rPr>
        <w:t xml:space="preserve"> </w:t>
      </w:r>
      <w:r w:rsidRPr="004A064F">
        <w:rPr>
          <w:rFonts w:asciiTheme="majorBidi" w:hAnsiTheme="majorBidi" w:cstheme="majorBidi"/>
          <w:lang w:eastAsia="ja-JP"/>
        </w:rPr>
        <w:t xml:space="preserve"> "</w:t>
      </w:r>
      <w:proofErr w:type="gramEnd"/>
      <w:r w:rsidRPr="004A064F">
        <w:rPr>
          <w:rFonts w:asciiTheme="majorBidi" w:hAnsiTheme="majorBidi" w:cstheme="majorBidi"/>
          <w:i/>
          <w:iCs/>
          <w:lang w:eastAsia="ja-JP"/>
        </w:rPr>
        <w:t>Personal Information Management</w:t>
      </w:r>
      <w:r w:rsidRPr="004A064F">
        <w:rPr>
          <w:rFonts w:asciiTheme="majorBidi" w:hAnsiTheme="majorBidi" w:cstheme="majorBidi"/>
          <w:lang w:eastAsia="ja-JP"/>
        </w:rPr>
        <w:t>", Wikipedia, 2015</w:t>
      </w:r>
      <w:r>
        <w:rPr>
          <w:rFonts w:asciiTheme="majorBidi" w:hAnsiTheme="majorBidi" w:cstheme="majorBidi"/>
          <w:lang w:eastAsia="ja-JP"/>
        </w:rPr>
        <w:t xml:space="preserve">, </w:t>
      </w:r>
      <w:hyperlink r:id="rId40" w:history="1">
        <w:r w:rsidRPr="004A064F">
          <w:rPr>
            <w:rStyle w:val="Hyperlink"/>
            <w:rFonts w:asciiTheme="majorBidi" w:eastAsia="MS Mincho" w:hAnsiTheme="majorBidi" w:cstheme="majorBidi"/>
            <w:lang w:eastAsia="ja-JP"/>
          </w:rPr>
          <w:t>https://en.wikipedia.org/wiki/Personal_information_management</w:t>
        </w:r>
      </w:hyperlink>
      <w:r w:rsidRPr="004A064F">
        <w:rPr>
          <w:rFonts w:asciiTheme="majorBidi" w:hAnsiTheme="majorBidi" w:cstheme="majorBidi"/>
          <w:lang w:eastAsia="ja-JP"/>
        </w:rPr>
        <w:t xml:space="preserve"> </w:t>
      </w:r>
    </w:p>
    <w:p w14:paraId="0F9D7069" w14:textId="77777777" w:rsidR="0098077A" w:rsidRPr="004A064F" w:rsidRDefault="0098077A" w:rsidP="0098077A">
      <w:pPr>
        <w:spacing w:after="120"/>
        <w:jc w:val="left"/>
        <w:rPr>
          <w:rFonts w:asciiTheme="majorBidi" w:eastAsia="MS Mincho" w:hAnsiTheme="majorBidi" w:cstheme="majorBidi"/>
          <w:lang w:eastAsia="ja-JP"/>
        </w:rPr>
      </w:pPr>
      <w:r w:rsidRPr="00E452D4">
        <w:rPr>
          <w:rFonts w:asciiTheme="majorBidi" w:eastAsia="MS Mincho" w:hAnsiTheme="majorBidi" w:cstheme="majorBidi"/>
          <w:b/>
          <w:bCs/>
          <w:lang w:eastAsia="ja-JP"/>
        </w:rPr>
        <w:t>[Q-Dir 15</w:t>
      </w:r>
      <w:proofErr w:type="gramStart"/>
      <w:r w:rsidRPr="00E452D4">
        <w:rPr>
          <w:rFonts w:asciiTheme="majorBidi" w:eastAsia="MS Mincho" w:hAnsiTheme="majorBidi" w:cstheme="majorBidi"/>
          <w:b/>
          <w:bCs/>
          <w:lang w:eastAsia="ja-JP"/>
        </w:rPr>
        <w:t>]</w:t>
      </w:r>
      <w:r w:rsidRPr="004A064F">
        <w:rPr>
          <w:rFonts w:asciiTheme="majorBidi" w:eastAsia="MS Mincho" w:hAnsiTheme="majorBidi" w:cstheme="majorBidi"/>
          <w:lang w:eastAsia="ja-JP"/>
        </w:rPr>
        <w:t xml:space="preserve"> </w:t>
      </w:r>
      <w:r>
        <w:rPr>
          <w:rFonts w:asciiTheme="majorBidi" w:eastAsia="MS Mincho" w:hAnsiTheme="majorBidi" w:cstheme="majorBidi"/>
          <w:i/>
          <w:iCs/>
          <w:lang w:eastAsia="ja-JP"/>
        </w:rPr>
        <w:t xml:space="preserve"> </w:t>
      </w:r>
      <w:r w:rsidRPr="004A064F">
        <w:rPr>
          <w:rFonts w:asciiTheme="majorBidi" w:eastAsia="MS Mincho" w:hAnsiTheme="majorBidi" w:cstheme="majorBidi"/>
          <w:i/>
          <w:iCs/>
          <w:lang w:eastAsia="ja-JP"/>
        </w:rPr>
        <w:t>Q</w:t>
      </w:r>
      <w:proofErr w:type="gramEnd"/>
      <w:r w:rsidRPr="004A064F">
        <w:rPr>
          <w:rFonts w:asciiTheme="majorBidi" w:eastAsia="MS Mincho" w:hAnsiTheme="majorBidi" w:cstheme="majorBidi"/>
          <w:i/>
          <w:iCs/>
          <w:lang w:eastAsia="ja-JP"/>
        </w:rPr>
        <w:t>-Dir website</w:t>
      </w:r>
      <w:r w:rsidRPr="004A064F">
        <w:rPr>
          <w:rFonts w:asciiTheme="majorBidi" w:eastAsia="MS Mincho" w:hAnsiTheme="majorBidi" w:cstheme="majorBidi"/>
          <w:lang w:eastAsia="ja-JP"/>
        </w:rPr>
        <w:t xml:space="preserve">, </w:t>
      </w:r>
      <w:r w:rsidRPr="004A064F">
        <w:rPr>
          <w:rFonts w:asciiTheme="majorBidi" w:hAnsiTheme="majorBidi" w:cstheme="majorBidi"/>
          <w:lang w:eastAsia="ja-JP"/>
        </w:rPr>
        <w:t>2015</w:t>
      </w:r>
      <w:r>
        <w:rPr>
          <w:rFonts w:asciiTheme="majorBidi" w:hAnsiTheme="majorBidi" w:cstheme="majorBidi"/>
          <w:lang w:eastAsia="ja-JP"/>
        </w:rPr>
        <w:t xml:space="preserve">, </w:t>
      </w:r>
      <w:hyperlink r:id="rId41" w:history="1">
        <w:r w:rsidRPr="004A064F">
          <w:rPr>
            <w:rStyle w:val="Hyperlink"/>
            <w:rFonts w:asciiTheme="majorBidi" w:hAnsiTheme="majorBidi" w:cstheme="majorBidi"/>
          </w:rPr>
          <w:t>http://www.softwareok.com/?seite=Freeware/Q-Dir</w:t>
        </w:r>
      </w:hyperlink>
    </w:p>
    <w:p w14:paraId="25EE2791" w14:textId="77777777" w:rsidR="0098077A" w:rsidRPr="004A064F" w:rsidRDefault="0098077A" w:rsidP="0098077A">
      <w:pPr>
        <w:spacing w:after="120"/>
        <w:jc w:val="left"/>
        <w:rPr>
          <w:rFonts w:asciiTheme="majorBidi" w:hAnsiTheme="majorBidi" w:cstheme="majorBidi"/>
        </w:rPr>
      </w:pPr>
      <w:r w:rsidRPr="00E452D4">
        <w:rPr>
          <w:rFonts w:asciiTheme="majorBidi" w:eastAsia="MS Mincho" w:hAnsiTheme="majorBidi" w:cstheme="majorBidi"/>
          <w:b/>
          <w:bCs/>
          <w:lang w:eastAsia="ja-JP"/>
        </w:rPr>
        <w:t>[Voit 09</w:t>
      </w:r>
      <w:proofErr w:type="gramStart"/>
      <w:r w:rsidRPr="00E452D4">
        <w:rPr>
          <w:rFonts w:asciiTheme="majorBidi" w:eastAsia="MS Mincho" w:hAnsiTheme="majorBidi" w:cstheme="majorBidi"/>
          <w:b/>
          <w:bCs/>
          <w:lang w:eastAsia="ja-JP"/>
        </w:rPr>
        <w:t>]</w:t>
      </w:r>
      <w:r w:rsidRPr="004A064F">
        <w:rPr>
          <w:rFonts w:asciiTheme="majorBidi" w:hAnsiTheme="majorBidi" w:cstheme="majorBidi"/>
        </w:rPr>
        <w:t xml:space="preserve"> </w:t>
      </w:r>
      <w:r>
        <w:rPr>
          <w:rFonts w:asciiTheme="majorBidi" w:hAnsiTheme="majorBidi" w:cstheme="majorBidi"/>
        </w:rPr>
        <w:t xml:space="preserve"> </w:t>
      </w:r>
      <w:r w:rsidRPr="004A064F">
        <w:rPr>
          <w:rFonts w:asciiTheme="majorBidi" w:hAnsiTheme="majorBidi" w:cstheme="majorBidi"/>
        </w:rPr>
        <w:t>Voit</w:t>
      </w:r>
      <w:proofErr w:type="gramEnd"/>
      <w:r w:rsidRPr="004A064F">
        <w:rPr>
          <w:rFonts w:asciiTheme="majorBidi" w:hAnsiTheme="majorBidi" w:cstheme="majorBidi"/>
        </w:rPr>
        <w:t>, K., Andrews, K. &amp; Slany, W., "</w:t>
      </w:r>
      <w:r w:rsidRPr="00AA48F2">
        <w:rPr>
          <w:rFonts w:asciiTheme="majorBidi" w:hAnsiTheme="majorBidi" w:cstheme="majorBidi"/>
          <w:i/>
          <w:iCs/>
        </w:rPr>
        <w:t xml:space="preserve">Why Personal Information Management (PIM) Technologies Are Not Widespread </w:t>
      </w:r>
      <w:r>
        <w:rPr>
          <w:rFonts w:asciiTheme="majorBidi" w:hAnsiTheme="majorBidi" w:cstheme="majorBidi"/>
          <w:i/>
          <w:iCs/>
        </w:rPr>
        <w:t>a</w:t>
      </w:r>
      <w:r w:rsidRPr="00AA48F2">
        <w:rPr>
          <w:rFonts w:asciiTheme="majorBidi" w:hAnsiTheme="majorBidi" w:cstheme="majorBidi"/>
          <w:i/>
          <w:iCs/>
        </w:rPr>
        <w:t>nd What to do About It</w:t>
      </w:r>
      <w:r w:rsidRPr="004A064F">
        <w:rPr>
          <w:rFonts w:asciiTheme="majorBidi" w:hAnsiTheme="majorBidi" w:cstheme="majorBidi"/>
        </w:rPr>
        <w:t>", PIM 2009</w:t>
      </w:r>
    </w:p>
    <w:p w14:paraId="5A0A8FB8" w14:textId="77777777" w:rsidR="00EF03E6" w:rsidRDefault="00EF03E6" w:rsidP="0098077A">
      <w:pPr>
        <w:pStyle w:val="Heading1"/>
        <w:ind w:left="360" w:hanging="360"/>
      </w:pPr>
      <w:bookmarkStart w:id="91" w:name="_Toc159048166"/>
    </w:p>
    <w:p w14:paraId="3C709ABA" w14:textId="1DD6F1E5" w:rsidR="0098077A" w:rsidRPr="00024275" w:rsidRDefault="0098077A" w:rsidP="0098077A">
      <w:pPr>
        <w:pStyle w:val="Heading1"/>
        <w:ind w:left="360" w:hanging="360"/>
      </w:pPr>
      <w:r>
        <w:t>APPENDIX A: Background material</w:t>
      </w:r>
      <w:bookmarkEnd w:id="91"/>
    </w:p>
    <w:p w14:paraId="46EC9C20" w14:textId="77777777" w:rsidR="0098077A" w:rsidRDefault="0098077A" w:rsidP="0098077A">
      <w:pPr>
        <w:spacing w:after="120"/>
        <w:rPr>
          <w:lang w:val="en-US" w:eastAsia="ja-JP"/>
        </w:rPr>
      </w:pPr>
      <w:r w:rsidRPr="00042F2D">
        <w:rPr>
          <w:lang w:eastAsia="ja-JP"/>
        </w:rPr>
        <w:t>The</w:t>
      </w:r>
      <w:r w:rsidRPr="00042F2D">
        <w:rPr>
          <w:b/>
          <w:bCs/>
          <w:lang w:eastAsia="ja-JP"/>
        </w:rPr>
        <w:t xml:space="preserve"> </w:t>
      </w:r>
      <w:r w:rsidRPr="00042F2D">
        <w:rPr>
          <w:b/>
          <w:bCs/>
          <w:color w:val="C00000"/>
          <w:lang w:eastAsia="ja-JP"/>
        </w:rPr>
        <w:t>File Explorer</w:t>
      </w:r>
      <w:r w:rsidRPr="00662EC0">
        <w:rPr>
          <w:b/>
          <w:bCs/>
          <w:color w:val="C00000"/>
          <w:lang w:val="en-US" w:eastAsia="ja-JP"/>
        </w:rPr>
        <w:t xml:space="preserve"> </w:t>
      </w:r>
      <w:r w:rsidRPr="00003334">
        <w:rPr>
          <w:lang w:eastAsia="ja-JP"/>
        </w:rPr>
        <w:t>[Explorer</w:t>
      </w:r>
      <w:r w:rsidRPr="00003334">
        <w:rPr>
          <w:lang w:val="en-US" w:eastAsia="ja-JP"/>
        </w:rPr>
        <w:t xml:space="preserve"> 15</w:t>
      </w:r>
      <w:r w:rsidRPr="00003334">
        <w:rPr>
          <w:lang w:eastAsia="ja-JP"/>
        </w:rPr>
        <w:t xml:space="preserve">] </w:t>
      </w:r>
      <w:r w:rsidRPr="004570AA">
        <w:rPr>
          <w:lang w:eastAsia="ja-JP"/>
        </w:rPr>
        <w:t>was introduced with Windows 95</w:t>
      </w:r>
      <w:r>
        <w:rPr>
          <w:lang w:eastAsia="ja-JP"/>
        </w:rPr>
        <w:t xml:space="preserve"> (as </w:t>
      </w:r>
      <w:r w:rsidRPr="00042F2D">
        <w:rPr>
          <w:lang w:val="en-US" w:eastAsia="ja-JP"/>
        </w:rPr>
        <w:t>Windows Explorer</w:t>
      </w:r>
      <w:r>
        <w:rPr>
          <w:lang w:val="en-US" w:eastAsia="ja-JP"/>
        </w:rPr>
        <w:t>)</w:t>
      </w:r>
      <w:r>
        <w:rPr>
          <w:lang w:eastAsia="ja-JP"/>
        </w:rPr>
        <w:t>.</w:t>
      </w:r>
      <w:r w:rsidRPr="004570AA">
        <w:rPr>
          <w:lang w:eastAsia="ja-JP"/>
        </w:rPr>
        <w:t xml:space="preserve"> It is a graphical file management utility for the Windows operating sy</w:t>
      </w:r>
      <w:r>
        <w:rPr>
          <w:lang w:eastAsia="ja-JP"/>
        </w:rPr>
        <w:t>stem</w:t>
      </w:r>
      <w:r w:rsidRPr="004570AA">
        <w:rPr>
          <w:lang w:eastAsia="ja-JP"/>
        </w:rPr>
        <w:t>. The goal of the file management utility is to allow users to conveniently work with the files and directories located on any connected disk. When a file is selected within the Windows/File Explorer interface, users can select from a variety of context-sensitive actions such as renaming, moving, copying, publishing, emailing, printing or deleting the file. Entire folders can also be opened, explored, shared, copied, cut, pasted, moved or deleted. Files can be searched or dragged and dropped between folders, and folders can be moved into other folders and disk drives as desired.</w:t>
      </w:r>
    </w:p>
    <w:p w14:paraId="7E2E4732" w14:textId="77777777" w:rsidR="0098077A" w:rsidRDefault="0098077A" w:rsidP="0098077A">
      <w:pPr>
        <w:rPr>
          <w:lang w:val="en-US" w:eastAsia="ja-JP"/>
        </w:rPr>
      </w:pPr>
      <w:r w:rsidRPr="00AF6E25">
        <w:rPr>
          <w:lang w:val="en-US" w:eastAsia="ja-JP"/>
        </w:rPr>
        <w:t xml:space="preserve">The </w:t>
      </w:r>
      <w:r w:rsidRPr="00662EC0">
        <w:rPr>
          <w:b/>
          <w:bCs/>
          <w:color w:val="C00000"/>
          <w:lang w:val="en-US" w:eastAsia="ja-JP"/>
        </w:rPr>
        <w:t>Mac Finder</w:t>
      </w:r>
      <w:r w:rsidRPr="00662EC0">
        <w:rPr>
          <w:color w:val="C00000"/>
          <w:lang w:val="en-US" w:eastAsia="ja-JP"/>
        </w:rPr>
        <w:t xml:space="preserve"> </w:t>
      </w:r>
      <w:r w:rsidRPr="00AF6E25">
        <w:rPr>
          <w:lang w:val="en-US" w:eastAsia="ja-JP"/>
        </w:rPr>
        <w:t>[</w:t>
      </w:r>
      <w:r w:rsidRPr="00AF6E25">
        <w:rPr>
          <w:rFonts w:asciiTheme="majorBidi" w:eastAsia="MS Mincho" w:hAnsiTheme="majorBidi" w:cstheme="majorBidi"/>
          <w:lang w:eastAsia="ja-JP"/>
        </w:rPr>
        <w:t>Mac Finder 14</w:t>
      </w:r>
      <w:r>
        <w:rPr>
          <w:rFonts w:asciiTheme="majorBidi" w:eastAsia="MS Mincho" w:hAnsiTheme="majorBidi" w:cstheme="majorBidi"/>
          <w:lang w:eastAsia="ja-JP"/>
        </w:rPr>
        <w:t xml:space="preserve"> </w:t>
      </w:r>
      <w:r>
        <w:rPr>
          <w:lang w:val="en-US" w:eastAsia="ja-JP"/>
        </w:rPr>
        <w:t xml:space="preserve">&amp; </w:t>
      </w:r>
      <w:r w:rsidRPr="00AF6E25">
        <w:rPr>
          <w:rFonts w:asciiTheme="majorBidi" w:eastAsia="MS Mincho" w:hAnsiTheme="majorBidi" w:cstheme="majorBidi"/>
          <w:lang w:eastAsia="ja-JP"/>
        </w:rPr>
        <w:t>Mac Finder 1</w:t>
      </w:r>
      <w:r>
        <w:rPr>
          <w:rFonts w:asciiTheme="majorBidi" w:eastAsia="MS Mincho" w:hAnsiTheme="majorBidi" w:cstheme="majorBidi"/>
          <w:lang w:eastAsia="ja-JP"/>
        </w:rPr>
        <w:t>5</w:t>
      </w:r>
      <w:r w:rsidRPr="00AF6E25">
        <w:rPr>
          <w:lang w:val="en-US" w:eastAsia="ja-JP"/>
        </w:rPr>
        <w:t>]</w:t>
      </w:r>
      <w:r>
        <w:rPr>
          <w:lang w:val="en-US" w:eastAsia="ja-JP"/>
        </w:rPr>
        <w:t xml:space="preserve"> </w:t>
      </w:r>
      <w:r w:rsidRPr="00AF6E25">
        <w:rPr>
          <w:lang w:val="en-US" w:eastAsia="ja-JP"/>
        </w:rPr>
        <w:t>is the default file manager and graphical user interface shell used on all Macintosh operating systems.</w:t>
      </w:r>
      <w:r>
        <w:rPr>
          <w:lang w:val="en-US" w:eastAsia="ja-JP"/>
        </w:rPr>
        <w:t xml:space="preserve"> </w:t>
      </w:r>
      <w:r w:rsidRPr="00662EC0">
        <w:rPr>
          <w:lang w:val="en-US" w:eastAsia="ja-JP"/>
        </w:rPr>
        <w:t>The Finder uses a view of the file system that is rendered using a desktop metaphor; that is, the files and folders are represented as appropriate icons.</w:t>
      </w:r>
    </w:p>
    <w:p w14:paraId="506E459F" w14:textId="77777777" w:rsidR="0098077A" w:rsidRPr="003A0D46" w:rsidRDefault="0098077A" w:rsidP="0098077A">
      <w:pPr>
        <w:rPr>
          <w:lang w:val="en-US" w:eastAsia="ja-JP"/>
        </w:rPr>
      </w:pPr>
      <w:r w:rsidRPr="0008322E">
        <w:rPr>
          <w:b/>
          <w:bCs/>
          <w:color w:val="C00000"/>
          <w:lang w:val="en-US" w:eastAsia="ja-JP"/>
        </w:rPr>
        <w:t>Nautilus</w:t>
      </w:r>
      <w:r>
        <w:rPr>
          <w:lang w:val="en-US" w:eastAsia="ja-JP"/>
        </w:rPr>
        <w:t xml:space="preserve"> is the </w:t>
      </w:r>
      <w:r w:rsidRPr="0008322E">
        <w:rPr>
          <w:lang w:val="en-US" w:eastAsia="ja-JP"/>
        </w:rPr>
        <w:t>default file manager in Ubuntu</w:t>
      </w:r>
      <w:r>
        <w:rPr>
          <w:lang w:val="en-US" w:eastAsia="ja-JP"/>
        </w:rPr>
        <w:t xml:space="preserve"> [Nautilus 15]</w:t>
      </w:r>
      <w:r w:rsidRPr="0008322E">
        <w:rPr>
          <w:lang w:val="en-US" w:eastAsia="ja-JP"/>
        </w:rPr>
        <w:t>.</w:t>
      </w:r>
    </w:p>
    <w:p w14:paraId="5369AD0D" w14:textId="77777777" w:rsidR="0098077A" w:rsidRPr="0098077A" w:rsidRDefault="0098077A">
      <w:pPr>
        <w:rPr>
          <w:lang w:val="en-US"/>
        </w:rPr>
      </w:pPr>
    </w:p>
    <w:p w14:paraId="69FFC935" w14:textId="77777777" w:rsidR="0098077A" w:rsidRDefault="0098077A"/>
    <w:p w14:paraId="10811451" w14:textId="77777777" w:rsidR="0098077A" w:rsidRDefault="0098077A"/>
    <w:p w14:paraId="4FBCC599" w14:textId="77777777" w:rsidR="0098077A" w:rsidRDefault="0098077A"/>
    <w:p w14:paraId="3C2283D4" w14:textId="77777777" w:rsidR="0098077A" w:rsidRDefault="0098077A"/>
    <w:p w14:paraId="05A766C4" w14:textId="77777777" w:rsidR="0098077A" w:rsidRDefault="0098077A"/>
    <w:p w14:paraId="56F2BABD" w14:textId="77777777" w:rsidR="0098077A" w:rsidRDefault="0098077A"/>
    <w:p w14:paraId="5454F3BC" w14:textId="77777777" w:rsidR="0098077A" w:rsidRDefault="0098077A"/>
    <w:p w14:paraId="4A72CF56" w14:textId="77777777" w:rsidR="0098077A" w:rsidRDefault="0098077A"/>
    <w:p w14:paraId="6D07ABF4" w14:textId="77777777" w:rsidR="0098077A" w:rsidRDefault="0098077A"/>
    <w:p w14:paraId="2FFE0CC9" w14:textId="77777777" w:rsidR="0098077A" w:rsidRDefault="0098077A"/>
    <w:p w14:paraId="0C9CA5B5" w14:textId="77777777" w:rsidR="0098077A" w:rsidRDefault="0098077A"/>
    <w:p w14:paraId="0C2EE045" w14:textId="77777777" w:rsidR="0098077A" w:rsidRDefault="0098077A"/>
    <w:p w14:paraId="2A5DE5D7" w14:textId="77777777" w:rsidR="0098077A" w:rsidRDefault="0098077A"/>
    <w:p w14:paraId="1C308BF8" w14:textId="77777777" w:rsidR="0098077A" w:rsidRDefault="0098077A"/>
    <w:p w14:paraId="10B31FC0" w14:textId="77777777" w:rsidR="0098077A" w:rsidRDefault="0098077A"/>
    <w:p w14:paraId="1BC298D5" w14:textId="77777777" w:rsidR="0098077A" w:rsidRDefault="0098077A"/>
    <w:p w14:paraId="79F4C8EA" w14:textId="77777777" w:rsidR="0098077A" w:rsidRDefault="0098077A"/>
    <w:p w14:paraId="4DB96C12" w14:textId="77777777" w:rsidR="0098077A" w:rsidRDefault="0098077A"/>
    <w:p w14:paraId="410E3E0D" w14:textId="77777777" w:rsidR="0098077A" w:rsidRDefault="0098077A"/>
    <w:p w14:paraId="7DE43748" w14:textId="77777777" w:rsidR="0098077A" w:rsidRDefault="0098077A"/>
    <w:p w14:paraId="557A2F24" w14:textId="77777777" w:rsidR="0098077A" w:rsidRDefault="0098077A"/>
    <w:p w14:paraId="09390F73" w14:textId="77777777" w:rsidR="0098077A" w:rsidRDefault="0098077A"/>
    <w:p w14:paraId="783E6787" w14:textId="77777777" w:rsidR="0098077A" w:rsidRDefault="0098077A"/>
    <w:p w14:paraId="38AF93BD" w14:textId="77777777" w:rsidR="0098077A" w:rsidRDefault="0098077A"/>
    <w:p w14:paraId="628B97DA" w14:textId="77777777" w:rsidR="0098077A" w:rsidRDefault="0098077A"/>
    <w:p w14:paraId="5846B2F1" w14:textId="77777777" w:rsidR="0098077A" w:rsidRDefault="0098077A"/>
    <w:p w14:paraId="1235CB94" w14:textId="77777777" w:rsidR="0098077A" w:rsidRDefault="0098077A"/>
    <w:p w14:paraId="1B99A3D4" w14:textId="77777777" w:rsidR="0098077A" w:rsidRDefault="0098077A"/>
    <w:p w14:paraId="4BEF50D9" w14:textId="77777777" w:rsidR="0098077A" w:rsidRDefault="0098077A"/>
    <w:p w14:paraId="33D64ACB" w14:textId="77777777" w:rsidR="0098077A" w:rsidRDefault="0098077A"/>
    <w:p w14:paraId="051AEA3C" w14:textId="77777777" w:rsidR="0098077A" w:rsidRDefault="0098077A"/>
    <w:p w14:paraId="228C85CF" w14:textId="77777777" w:rsidR="0098077A" w:rsidRDefault="0098077A"/>
    <w:p w14:paraId="1378E585" w14:textId="77777777" w:rsidR="0098077A" w:rsidRDefault="0098077A"/>
    <w:p w14:paraId="344A4306" w14:textId="77777777" w:rsidR="0098077A" w:rsidRDefault="0098077A"/>
    <w:p w14:paraId="54809875" w14:textId="77777777" w:rsidR="0098077A" w:rsidRDefault="0098077A"/>
    <w:p w14:paraId="2BD011C2" w14:textId="77777777" w:rsidR="0098077A" w:rsidRDefault="0098077A"/>
    <w:p w14:paraId="63601471" w14:textId="77777777" w:rsidR="0098077A" w:rsidRDefault="0098077A"/>
    <w:p w14:paraId="453CF1F6" w14:textId="77777777" w:rsidR="0098077A" w:rsidRDefault="0098077A"/>
    <w:sectPr w:rsidR="0098077A" w:rsidSect="0098077A">
      <w:headerReference w:type="default" r:id="rId42"/>
      <w:headerReference w:type="first" r:id="rId4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20557" w14:textId="77777777" w:rsidR="001A3C76" w:rsidRDefault="001A3C76" w:rsidP="0098077A">
      <w:pPr>
        <w:spacing w:after="0" w:line="240" w:lineRule="auto"/>
      </w:pPr>
      <w:r>
        <w:separator/>
      </w:r>
    </w:p>
  </w:endnote>
  <w:endnote w:type="continuationSeparator" w:id="0">
    <w:p w14:paraId="606EB6E9" w14:textId="77777777" w:rsidR="001A3C76" w:rsidRDefault="001A3C76" w:rsidP="00980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20D4F" w14:textId="77777777" w:rsidR="001A3C76" w:rsidRDefault="001A3C76" w:rsidP="0098077A">
      <w:pPr>
        <w:spacing w:after="0" w:line="240" w:lineRule="auto"/>
      </w:pPr>
      <w:r>
        <w:separator/>
      </w:r>
    </w:p>
  </w:footnote>
  <w:footnote w:type="continuationSeparator" w:id="0">
    <w:p w14:paraId="625EF16C" w14:textId="77777777" w:rsidR="001A3C76" w:rsidRDefault="001A3C76" w:rsidP="00980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C3FCA" w14:textId="698C86D9" w:rsidR="0098077A" w:rsidRPr="0098077A" w:rsidRDefault="0098077A" w:rsidP="0098077A">
    <w:pPr>
      <w:pStyle w:val="Header"/>
      <w:jc w:val="center"/>
      <w:rPr>
        <w:lang w:val="en-US"/>
      </w:rPr>
    </w:pPr>
    <w:r>
      <w:rPr>
        <w:lang w:val="en-US"/>
      </w:rPr>
      <w:t>Home Link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56CBD" w14:textId="208FF6A6" w:rsidR="0098077A" w:rsidRPr="0098077A" w:rsidRDefault="0098077A" w:rsidP="0098077A">
    <w:pPr>
      <w:pStyle w:val="Header"/>
      <w:jc w:val="center"/>
    </w:pPr>
    <w:r>
      <w:rPr>
        <w:noProof/>
      </w:rPr>
      <w:drawing>
        <wp:inline distT="0" distB="0" distL="0" distR="0" wp14:anchorId="4DF60D34" wp14:editId="736567FE">
          <wp:extent cx="2076450" cy="865786"/>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947" cy="8714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6455"/>
    <w:multiLevelType w:val="hybridMultilevel"/>
    <w:tmpl w:val="A5DC73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9C2E7D"/>
    <w:multiLevelType w:val="hybridMultilevel"/>
    <w:tmpl w:val="6DA028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83B18"/>
    <w:multiLevelType w:val="multilevel"/>
    <w:tmpl w:val="8C2AC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F5A07"/>
    <w:multiLevelType w:val="multilevel"/>
    <w:tmpl w:val="FE76B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A1E22"/>
    <w:multiLevelType w:val="multilevel"/>
    <w:tmpl w:val="604E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31F51"/>
    <w:multiLevelType w:val="hybridMultilevel"/>
    <w:tmpl w:val="A90009B0"/>
    <w:lvl w:ilvl="0" w:tplc="08090001">
      <w:start w:val="1"/>
      <w:numFmt w:val="bullet"/>
      <w:lvlText w:val=""/>
      <w:lvlJc w:val="left"/>
      <w:pPr>
        <w:ind w:left="723" w:hanging="360"/>
      </w:pPr>
      <w:rPr>
        <w:rFonts w:ascii="Symbol" w:hAnsi="Symbol" w:hint="default"/>
      </w:rPr>
    </w:lvl>
    <w:lvl w:ilvl="1" w:tplc="08090003">
      <w:start w:val="1"/>
      <w:numFmt w:val="bullet"/>
      <w:lvlText w:val="o"/>
      <w:lvlJc w:val="left"/>
      <w:pPr>
        <w:ind w:left="1443" w:hanging="360"/>
      </w:pPr>
      <w:rPr>
        <w:rFonts w:ascii="Courier New" w:hAnsi="Courier New" w:cs="Courier New" w:hint="default"/>
      </w:rPr>
    </w:lvl>
    <w:lvl w:ilvl="2" w:tplc="08090005" w:tentative="1">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6" w15:restartNumberingAfterBreak="0">
    <w:nsid w:val="12C83D67"/>
    <w:multiLevelType w:val="multilevel"/>
    <w:tmpl w:val="8C82F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C67CC"/>
    <w:multiLevelType w:val="multilevel"/>
    <w:tmpl w:val="04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8" w15:restartNumberingAfterBreak="0">
    <w:nsid w:val="14012758"/>
    <w:multiLevelType w:val="hybridMultilevel"/>
    <w:tmpl w:val="209095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D41493"/>
    <w:multiLevelType w:val="hybridMultilevel"/>
    <w:tmpl w:val="1C4ACB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0C1882"/>
    <w:multiLevelType w:val="multilevel"/>
    <w:tmpl w:val="0FBC1316"/>
    <w:lvl w:ilvl="0">
      <w:start w:val="1"/>
      <w:numFmt w:val="decimal"/>
      <w:lvlText w:val="%1"/>
      <w:lvlJc w:val="left"/>
      <w:pPr>
        <w:ind w:left="470" w:hanging="470"/>
      </w:pPr>
      <w:rPr>
        <w:rFonts w:hint="default"/>
      </w:rPr>
    </w:lvl>
    <w:lvl w:ilvl="1">
      <w:start w:val="3"/>
      <w:numFmt w:val="decimal"/>
      <w:lvlText w:val="%1.%2"/>
      <w:lvlJc w:val="left"/>
      <w:pPr>
        <w:ind w:left="1332" w:hanging="720"/>
      </w:pPr>
      <w:rPr>
        <w:rFonts w:hint="default"/>
      </w:rPr>
    </w:lvl>
    <w:lvl w:ilvl="2">
      <w:start w:val="1"/>
      <w:numFmt w:val="decimal"/>
      <w:lvlText w:val="%1.%2.%3"/>
      <w:lvlJc w:val="left"/>
      <w:pPr>
        <w:ind w:left="1944" w:hanging="720"/>
      </w:pPr>
      <w:rPr>
        <w:rFonts w:hint="default"/>
        <w:b w:val="0"/>
        <w:bCs w:val="0"/>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11" w15:restartNumberingAfterBreak="0">
    <w:nsid w:val="24C71A6A"/>
    <w:multiLevelType w:val="multilevel"/>
    <w:tmpl w:val="215AE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51D6D"/>
    <w:multiLevelType w:val="hybridMultilevel"/>
    <w:tmpl w:val="184203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8024FF"/>
    <w:multiLevelType w:val="hybridMultilevel"/>
    <w:tmpl w:val="E90A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803AD"/>
    <w:multiLevelType w:val="hybridMultilevel"/>
    <w:tmpl w:val="42C00ABE"/>
    <w:lvl w:ilvl="0" w:tplc="08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D6D6FE8"/>
    <w:multiLevelType w:val="hybridMultilevel"/>
    <w:tmpl w:val="ACA0137A"/>
    <w:lvl w:ilvl="0" w:tplc="08090001">
      <w:start w:val="1"/>
      <w:numFmt w:val="bullet"/>
      <w:lvlText w:val=""/>
      <w:lvlJc w:val="left"/>
      <w:pPr>
        <w:ind w:left="723" w:hanging="360"/>
      </w:pPr>
      <w:rPr>
        <w:rFonts w:ascii="Symbol" w:hAnsi="Symbol" w:hint="default"/>
      </w:rPr>
    </w:lvl>
    <w:lvl w:ilvl="1" w:tplc="04090019">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6" w15:restartNumberingAfterBreak="0">
    <w:nsid w:val="3396514A"/>
    <w:multiLevelType w:val="multilevel"/>
    <w:tmpl w:val="5B8A355C"/>
    <w:lvl w:ilvl="0">
      <w:start w:val="1"/>
      <w:numFmt w:val="decimal"/>
      <w:lvlText w:val="%1."/>
      <w:lvlJc w:val="left"/>
      <w:pPr>
        <w:ind w:left="360" w:hanging="360"/>
      </w:pPr>
      <w:rPr>
        <w:rFonts w:hint="default"/>
        <w:b w:val="0"/>
        <w:sz w:val="22"/>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8649BA"/>
    <w:multiLevelType w:val="hybridMultilevel"/>
    <w:tmpl w:val="F962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94518C"/>
    <w:multiLevelType w:val="hybridMultilevel"/>
    <w:tmpl w:val="8248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A317DA"/>
    <w:multiLevelType w:val="hybridMultilevel"/>
    <w:tmpl w:val="3DC62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8B5120"/>
    <w:multiLevelType w:val="hybridMultilevel"/>
    <w:tmpl w:val="DD2A3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5C50856"/>
    <w:multiLevelType w:val="hybridMultilevel"/>
    <w:tmpl w:val="8B2477B8"/>
    <w:lvl w:ilvl="0" w:tplc="3B22EFA6">
      <w:start w:val="1"/>
      <w:numFmt w:val="decimal"/>
      <w:lvlText w:val="%1)"/>
      <w:lvlJc w:val="left"/>
      <w:pPr>
        <w:ind w:left="717" w:hanging="360"/>
      </w:pPr>
      <w:rPr>
        <w:rFonts w:hint="default"/>
        <w:b w:val="0"/>
        <w:bCs w:val="0"/>
      </w:rPr>
    </w:lvl>
    <w:lvl w:ilvl="1" w:tplc="08090003">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2" w15:restartNumberingAfterBreak="0">
    <w:nsid w:val="365345F3"/>
    <w:multiLevelType w:val="hybridMultilevel"/>
    <w:tmpl w:val="6BBC8792"/>
    <w:lvl w:ilvl="0" w:tplc="82E88E38">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37E763A7"/>
    <w:multiLevelType w:val="multilevel"/>
    <w:tmpl w:val="9AA639FC"/>
    <w:lvl w:ilvl="0">
      <w:start w:val="3"/>
      <w:numFmt w:val="decimal"/>
      <w:lvlText w:val="%1"/>
      <w:lvlJc w:val="left"/>
      <w:pPr>
        <w:ind w:left="460" w:hanging="460"/>
      </w:pPr>
      <w:rPr>
        <w:rFonts w:hint="default"/>
      </w:rPr>
    </w:lvl>
    <w:lvl w:ilvl="1">
      <w:start w:val="3"/>
      <w:numFmt w:val="decimal"/>
      <w:lvlText w:val="%1.%2"/>
      <w:lvlJc w:val="left"/>
      <w:pPr>
        <w:ind w:left="505" w:hanging="46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24" w15:restartNumberingAfterBreak="0">
    <w:nsid w:val="39681CEF"/>
    <w:multiLevelType w:val="multilevel"/>
    <w:tmpl w:val="715E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C878AA"/>
    <w:multiLevelType w:val="hybridMultilevel"/>
    <w:tmpl w:val="E2601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E90954"/>
    <w:multiLevelType w:val="hybridMultilevel"/>
    <w:tmpl w:val="F7F61A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3E1F7397"/>
    <w:multiLevelType w:val="hybridMultilevel"/>
    <w:tmpl w:val="2910A3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ED7798B"/>
    <w:multiLevelType w:val="hybridMultilevel"/>
    <w:tmpl w:val="4558C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9A3DB1"/>
    <w:multiLevelType w:val="hybridMultilevel"/>
    <w:tmpl w:val="7D8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DF16A2"/>
    <w:multiLevelType w:val="hybridMultilevel"/>
    <w:tmpl w:val="108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5C185F"/>
    <w:multiLevelType w:val="hybridMultilevel"/>
    <w:tmpl w:val="06AC6EF4"/>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43032E7"/>
    <w:multiLevelType w:val="hybridMultilevel"/>
    <w:tmpl w:val="4558CA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4857143"/>
    <w:multiLevelType w:val="hybridMultilevel"/>
    <w:tmpl w:val="383842E8"/>
    <w:lvl w:ilvl="0" w:tplc="4EF6A6CC">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5ED455C"/>
    <w:multiLevelType w:val="multilevel"/>
    <w:tmpl w:val="4BD6C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3E4D3B"/>
    <w:multiLevelType w:val="hybridMultilevel"/>
    <w:tmpl w:val="641A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BFB1469"/>
    <w:multiLevelType w:val="multilevel"/>
    <w:tmpl w:val="79E82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022BF4"/>
    <w:multiLevelType w:val="multilevel"/>
    <w:tmpl w:val="0FA46A12"/>
    <w:lvl w:ilvl="0">
      <w:start w:val="1"/>
      <w:numFmt w:val="decimal"/>
      <w:lvlText w:val="%1"/>
      <w:lvlJc w:val="left"/>
      <w:pPr>
        <w:ind w:left="360" w:hanging="360"/>
      </w:pPr>
      <w:rPr>
        <w:rFonts w:hint="default"/>
      </w:rPr>
    </w:lvl>
    <w:lvl w:ilvl="1">
      <w:start w:val="1"/>
      <w:numFmt w:val="decimal"/>
      <w:isLgl/>
      <w:lvlText w:val="%1.%2"/>
      <w:lvlJc w:val="left"/>
      <w:pPr>
        <w:ind w:left="410" w:hanging="4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4CFF16F4"/>
    <w:multiLevelType w:val="multilevel"/>
    <w:tmpl w:val="6B3C7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CF4068"/>
    <w:multiLevelType w:val="hybridMultilevel"/>
    <w:tmpl w:val="1F86BD32"/>
    <w:lvl w:ilvl="0" w:tplc="0409000F">
      <w:start w:val="1"/>
      <w:numFmt w:val="decimal"/>
      <w:lvlText w:val="%1."/>
      <w:lvlJc w:val="left"/>
      <w:pPr>
        <w:ind w:left="363" w:hanging="360"/>
      </w:p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40" w15:restartNumberingAfterBreak="0">
    <w:nsid w:val="4EA54CB7"/>
    <w:multiLevelType w:val="hybridMultilevel"/>
    <w:tmpl w:val="A13C2918"/>
    <w:lvl w:ilvl="0" w:tplc="20467E4C">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5574287"/>
    <w:multiLevelType w:val="hybridMultilevel"/>
    <w:tmpl w:val="DDC21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B81615"/>
    <w:multiLevelType w:val="multilevel"/>
    <w:tmpl w:val="95BCF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B823A4"/>
    <w:multiLevelType w:val="multilevel"/>
    <w:tmpl w:val="FFB09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FE0375"/>
    <w:multiLevelType w:val="multilevel"/>
    <w:tmpl w:val="C210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2D0FEA"/>
    <w:multiLevelType w:val="hybridMultilevel"/>
    <w:tmpl w:val="9CFE4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87F3B38"/>
    <w:multiLevelType w:val="multilevel"/>
    <w:tmpl w:val="26366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EF1126"/>
    <w:multiLevelType w:val="hybridMultilevel"/>
    <w:tmpl w:val="8B7EE638"/>
    <w:lvl w:ilvl="0" w:tplc="04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92F3076"/>
    <w:multiLevelType w:val="hybridMultilevel"/>
    <w:tmpl w:val="DBECA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9572DEB"/>
    <w:multiLevelType w:val="hybridMultilevel"/>
    <w:tmpl w:val="A1CA42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BA22650"/>
    <w:multiLevelType w:val="hybridMultilevel"/>
    <w:tmpl w:val="21F07D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5C172B1D"/>
    <w:multiLevelType w:val="hybridMultilevel"/>
    <w:tmpl w:val="81E4AF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5EA35ABE"/>
    <w:multiLevelType w:val="hybridMultilevel"/>
    <w:tmpl w:val="CEF4E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82F13B7"/>
    <w:multiLevelType w:val="hybridMultilevel"/>
    <w:tmpl w:val="09F0A9F0"/>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6B3F1823"/>
    <w:multiLevelType w:val="hybridMultilevel"/>
    <w:tmpl w:val="4F246C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6C2A52D5"/>
    <w:multiLevelType w:val="hybridMultilevel"/>
    <w:tmpl w:val="00C02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E3839C6"/>
    <w:multiLevelType w:val="multilevel"/>
    <w:tmpl w:val="39748440"/>
    <w:lvl w:ilvl="0">
      <w:start w:val="3"/>
      <w:numFmt w:val="decimal"/>
      <w:lvlText w:val="%1"/>
      <w:lvlJc w:val="left"/>
      <w:pPr>
        <w:ind w:left="430" w:hanging="430"/>
      </w:pPr>
      <w:rPr>
        <w:rFonts w:hint="default"/>
      </w:rPr>
    </w:lvl>
    <w:lvl w:ilvl="1">
      <w:start w:val="2"/>
      <w:numFmt w:val="decimal"/>
      <w:lvlText w:val="%1.%2"/>
      <w:lvlJc w:val="left"/>
      <w:pPr>
        <w:ind w:left="520" w:hanging="43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57" w15:restartNumberingAfterBreak="0">
    <w:nsid w:val="6E5D3E3A"/>
    <w:multiLevelType w:val="hybridMultilevel"/>
    <w:tmpl w:val="F744A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5D6B29"/>
    <w:multiLevelType w:val="multilevel"/>
    <w:tmpl w:val="8A5EA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1D5F0F"/>
    <w:multiLevelType w:val="hybridMultilevel"/>
    <w:tmpl w:val="F59CE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59823F7"/>
    <w:multiLevelType w:val="hybridMultilevel"/>
    <w:tmpl w:val="FA3C71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75C02615"/>
    <w:multiLevelType w:val="hybridMultilevel"/>
    <w:tmpl w:val="7EA04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6184D8A"/>
    <w:multiLevelType w:val="hybridMultilevel"/>
    <w:tmpl w:val="BB08D8D0"/>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A0A26AE"/>
    <w:multiLevelType w:val="multilevel"/>
    <w:tmpl w:val="180281F2"/>
    <w:lvl w:ilvl="0">
      <w:start w:val="3"/>
      <w:numFmt w:val="decimal"/>
      <w:lvlText w:val="%1"/>
      <w:lvlJc w:val="left"/>
      <w:pPr>
        <w:ind w:left="420" w:hanging="420"/>
      </w:pPr>
      <w:rPr>
        <w:rFonts w:eastAsia="Calibri" w:hint="default"/>
      </w:rPr>
    </w:lvl>
    <w:lvl w:ilvl="1">
      <w:start w:val="1"/>
      <w:numFmt w:val="decimal"/>
      <w:lvlText w:val="%1.%2"/>
      <w:lvlJc w:val="left"/>
      <w:pPr>
        <w:ind w:left="600" w:hanging="420"/>
      </w:pPr>
      <w:rPr>
        <w:rFonts w:eastAsia="Calibri" w:hint="default"/>
      </w:rPr>
    </w:lvl>
    <w:lvl w:ilvl="2">
      <w:start w:val="1"/>
      <w:numFmt w:val="decimal"/>
      <w:lvlText w:val="%1.%2.%3"/>
      <w:lvlJc w:val="left"/>
      <w:pPr>
        <w:ind w:left="1080" w:hanging="720"/>
      </w:pPr>
      <w:rPr>
        <w:rFonts w:eastAsia="Calibri" w:hint="default"/>
      </w:rPr>
    </w:lvl>
    <w:lvl w:ilvl="3">
      <w:start w:val="1"/>
      <w:numFmt w:val="decimal"/>
      <w:lvlText w:val="%1.%2.%3.%4"/>
      <w:lvlJc w:val="left"/>
      <w:pPr>
        <w:ind w:left="1260" w:hanging="720"/>
      </w:pPr>
      <w:rPr>
        <w:rFonts w:eastAsia="Calibri" w:hint="default"/>
      </w:rPr>
    </w:lvl>
    <w:lvl w:ilvl="4">
      <w:start w:val="1"/>
      <w:numFmt w:val="decimal"/>
      <w:lvlText w:val="%1.%2.%3.%4.%5"/>
      <w:lvlJc w:val="left"/>
      <w:pPr>
        <w:ind w:left="1440" w:hanging="720"/>
      </w:pPr>
      <w:rPr>
        <w:rFonts w:eastAsia="Calibri" w:hint="default"/>
      </w:rPr>
    </w:lvl>
    <w:lvl w:ilvl="5">
      <w:start w:val="1"/>
      <w:numFmt w:val="decimal"/>
      <w:lvlText w:val="%1.%2.%3.%4.%5.%6"/>
      <w:lvlJc w:val="left"/>
      <w:pPr>
        <w:ind w:left="1980" w:hanging="1080"/>
      </w:pPr>
      <w:rPr>
        <w:rFonts w:eastAsia="Calibri" w:hint="default"/>
      </w:rPr>
    </w:lvl>
    <w:lvl w:ilvl="6">
      <w:start w:val="1"/>
      <w:numFmt w:val="decimal"/>
      <w:lvlText w:val="%1.%2.%3.%4.%5.%6.%7"/>
      <w:lvlJc w:val="left"/>
      <w:pPr>
        <w:ind w:left="2160" w:hanging="1080"/>
      </w:pPr>
      <w:rPr>
        <w:rFonts w:eastAsia="Calibri" w:hint="default"/>
      </w:rPr>
    </w:lvl>
    <w:lvl w:ilvl="7">
      <w:start w:val="1"/>
      <w:numFmt w:val="decimal"/>
      <w:lvlText w:val="%1.%2.%3.%4.%5.%6.%7.%8"/>
      <w:lvlJc w:val="left"/>
      <w:pPr>
        <w:ind w:left="2700" w:hanging="1440"/>
      </w:pPr>
      <w:rPr>
        <w:rFonts w:eastAsia="Calibri" w:hint="default"/>
      </w:rPr>
    </w:lvl>
    <w:lvl w:ilvl="8">
      <w:start w:val="1"/>
      <w:numFmt w:val="decimal"/>
      <w:lvlText w:val="%1.%2.%3.%4.%5.%6.%7.%8.%9"/>
      <w:lvlJc w:val="left"/>
      <w:pPr>
        <w:ind w:left="2880" w:hanging="1440"/>
      </w:pPr>
      <w:rPr>
        <w:rFonts w:eastAsia="Calibri" w:hint="default"/>
      </w:rPr>
    </w:lvl>
  </w:abstractNum>
  <w:abstractNum w:abstractNumId="64" w15:restartNumberingAfterBreak="0">
    <w:nsid w:val="7E48544F"/>
    <w:multiLevelType w:val="hybridMultilevel"/>
    <w:tmpl w:val="C70EF2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E7A644C"/>
    <w:multiLevelType w:val="multilevel"/>
    <w:tmpl w:val="F92CB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EF5ADB"/>
    <w:multiLevelType w:val="hybridMultilevel"/>
    <w:tmpl w:val="93BE7C4A"/>
    <w:lvl w:ilvl="0" w:tplc="9B76972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47894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2906573">
    <w:abstractNumId w:val="59"/>
  </w:num>
  <w:num w:numId="3" w16cid:durableId="2054572896">
    <w:abstractNumId w:val="8"/>
  </w:num>
  <w:num w:numId="4" w16cid:durableId="1291401273">
    <w:abstractNumId w:val="20"/>
  </w:num>
  <w:num w:numId="5" w16cid:durableId="2127265554">
    <w:abstractNumId w:val="39"/>
  </w:num>
  <w:num w:numId="6" w16cid:durableId="1121339196">
    <w:abstractNumId w:val="64"/>
  </w:num>
  <w:num w:numId="7" w16cid:durableId="934946187">
    <w:abstractNumId w:val="45"/>
  </w:num>
  <w:num w:numId="8" w16cid:durableId="1746682900">
    <w:abstractNumId w:val="13"/>
  </w:num>
  <w:num w:numId="9" w16cid:durableId="1642153209">
    <w:abstractNumId w:val="57"/>
  </w:num>
  <w:num w:numId="10" w16cid:durableId="848175044">
    <w:abstractNumId w:val="28"/>
  </w:num>
  <w:num w:numId="11" w16cid:durableId="425734836">
    <w:abstractNumId w:val="9"/>
  </w:num>
  <w:num w:numId="12" w16cid:durableId="1414354965">
    <w:abstractNumId w:val="30"/>
  </w:num>
  <w:num w:numId="13" w16cid:durableId="1663848483">
    <w:abstractNumId w:val="12"/>
  </w:num>
  <w:num w:numId="14" w16cid:durableId="1855994392">
    <w:abstractNumId w:val="53"/>
  </w:num>
  <w:num w:numId="15" w16cid:durableId="2118599555">
    <w:abstractNumId w:val="1"/>
  </w:num>
  <w:num w:numId="16" w16cid:durableId="1483618538">
    <w:abstractNumId w:val="47"/>
  </w:num>
  <w:num w:numId="17" w16cid:durableId="328482678">
    <w:abstractNumId w:val="61"/>
  </w:num>
  <w:num w:numId="18" w16cid:durableId="1520657727">
    <w:abstractNumId w:val="19"/>
  </w:num>
  <w:num w:numId="19" w16cid:durableId="1355156809">
    <w:abstractNumId w:val="21"/>
  </w:num>
  <w:num w:numId="20" w16cid:durableId="1378622815">
    <w:abstractNumId w:val="31"/>
  </w:num>
  <w:num w:numId="21" w16cid:durableId="552427646">
    <w:abstractNumId w:val="5"/>
  </w:num>
  <w:num w:numId="22" w16cid:durableId="802845766">
    <w:abstractNumId w:val="35"/>
  </w:num>
  <w:num w:numId="23" w16cid:durableId="248926862">
    <w:abstractNumId w:val="52"/>
  </w:num>
  <w:num w:numId="24" w16cid:durableId="409814204">
    <w:abstractNumId w:val="49"/>
  </w:num>
  <w:num w:numId="25" w16cid:durableId="1105072742">
    <w:abstractNumId w:val="66"/>
  </w:num>
  <w:num w:numId="26" w16cid:durableId="1343893105">
    <w:abstractNumId w:val="25"/>
  </w:num>
  <w:num w:numId="27" w16cid:durableId="1475216900">
    <w:abstractNumId w:val="33"/>
  </w:num>
  <w:num w:numId="28" w16cid:durableId="1276205956">
    <w:abstractNumId w:val="51"/>
  </w:num>
  <w:num w:numId="29" w16cid:durableId="1300183317">
    <w:abstractNumId w:val="22"/>
  </w:num>
  <w:num w:numId="30" w16cid:durableId="809053252">
    <w:abstractNumId w:val="40"/>
  </w:num>
  <w:num w:numId="31" w16cid:durableId="1413552164">
    <w:abstractNumId w:val="14"/>
  </w:num>
  <w:num w:numId="32" w16cid:durableId="1536235830">
    <w:abstractNumId w:val="26"/>
  </w:num>
  <w:num w:numId="33" w16cid:durableId="808867236">
    <w:abstractNumId w:val="54"/>
  </w:num>
  <w:num w:numId="34" w16cid:durableId="249311092">
    <w:abstractNumId w:val="32"/>
  </w:num>
  <w:num w:numId="35" w16cid:durableId="720404020">
    <w:abstractNumId w:val="0"/>
  </w:num>
  <w:num w:numId="36" w16cid:durableId="1886677760">
    <w:abstractNumId w:val="62"/>
  </w:num>
  <w:num w:numId="37" w16cid:durableId="93986545">
    <w:abstractNumId w:val="15"/>
  </w:num>
  <w:num w:numId="38" w16cid:durableId="1501001128">
    <w:abstractNumId w:val="55"/>
  </w:num>
  <w:num w:numId="39" w16cid:durableId="736247234">
    <w:abstractNumId w:val="29"/>
  </w:num>
  <w:num w:numId="40" w16cid:durableId="822742027">
    <w:abstractNumId w:val="41"/>
  </w:num>
  <w:num w:numId="41" w16cid:durableId="1537691051">
    <w:abstractNumId w:val="60"/>
  </w:num>
  <w:num w:numId="42" w16cid:durableId="917247877">
    <w:abstractNumId w:val="50"/>
  </w:num>
  <w:num w:numId="43" w16cid:durableId="571813984">
    <w:abstractNumId w:val="27"/>
  </w:num>
  <w:num w:numId="44" w16cid:durableId="186060907">
    <w:abstractNumId w:val="37"/>
  </w:num>
  <w:num w:numId="45" w16cid:durableId="1103457896">
    <w:abstractNumId w:val="16"/>
  </w:num>
  <w:num w:numId="46" w16cid:durableId="1577009926">
    <w:abstractNumId w:val="10"/>
  </w:num>
  <w:num w:numId="47" w16cid:durableId="421144103">
    <w:abstractNumId w:val="48"/>
  </w:num>
  <w:num w:numId="48" w16cid:durableId="18302941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01800478">
    <w:abstractNumId w:val="3"/>
    <w:lvlOverride w:ilvl="0"/>
    <w:lvlOverride w:ilvl="1"/>
    <w:lvlOverride w:ilvl="2"/>
    <w:lvlOverride w:ilvl="3"/>
    <w:lvlOverride w:ilvl="4"/>
    <w:lvlOverride w:ilvl="5"/>
    <w:lvlOverride w:ilvl="6"/>
    <w:lvlOverride w:ilvl="7"/>
    <w:lvlOverride w:ilvl="8"/>
  </w:num>
  <w:num w:numId="50" w16cid:durableId="977297078">
    <w:abstractNumId w:val="4"/>
    <w:lvlOverride w:ilvl="0"/>
    <w:lvlOverride w:ilvl="1"/>
    <w:lvlOverride w:ilvl="2"/>
    <w:lvlOverride w:ilvl="3"/>
    <w:lvlOverride w:ilvl="4"/>
    <w:lvlOverride w:ilvl="5"/>
    <w:lvlOverride w:ilvl="6"/>
    <w:lvlOverride w:ilvl="7"/>
    <w:lvlOverride w:ilvl="8"/>
  </w:num>
  <w:num w:numId="51" w16cid:durableId="82604993">
    <w:abstractNumId w:val="2"/>
    <w:lvlOverride w:ilvl="0"/>
    <w:lvlOverride w:ilvl="1"/>
    <w:lvlOverride w:ilvl="2"/>
    <w:lvlOverride w:ilvl="3"/>
    <w:lvlOverride w:ilvl="4"/>
    <w:lvlOverride w:ilvl="5"/>
    <w:lvlOverride w:ilvl="6"/>
    <w:lvlOverride w:ilvl="7"/>
    <w:lvlOverride w:ilvl="8"/>
  </w:num>
  <w:num w:numId="52" w16cid:durableId="1301880847">
    <w:abstractNumId w:val="6"/>
    <w:lvlOverride w:ilvl="0"/>
    <w:lvlOverride w:ilvl="1"/>
    <w:lvlOverride w:ilvl="2"/>
    <w:lvlOverride w:ilvl="3"/>
    <w:lvlOverride w:ilvl="4"/>
    <w:lvlOverride w:ilvl="5"/>
    <w:lvlOverride w:ilvl="6"/>
    <w:lvlOverride w:ilvl="7"/>
    <w:lvlOverride w:ilvl="8"/>
  </w:num>
  <w:num w:numId="53" w16cid:durableId="802384105">
    <w:abstractNumId w:val="65"/>
    <w:lvlOverride w:ilvl="0"/>
    <w:lvlOverride w:ilvl="1"/>
    <w:lvlOverride w:ilvl="2"/>
    <w:lvlOverride w:ilvl="3"/>
    <w:lvlOverride w:ilvl="4"/>
    <w:lvlOverride w:ilvl="5"/>
    <w:lvlOverride w:ilvl="6"/>
    <w:lvlOverride w:ilvl="7"/>
    <w:lvlOverride w:ilvl="8"/>
  </w:num>
  <w:num w:numId="54" w16cid:durableId="705913870">
    <w:abstractNumId w:val="46"/>
    <w:lvlOverride w:ilvl="0"/>
    <w:lvlOverride w:ilvl="1"/>
    <w:lvlOverride w:ilvl="2"/>
    <w:lvlOverride w:ilvl="3"/>
    <w:lvlOverride w:ilvl="4"/>
    <w:lvlOverride w:ilvl="5"/>
    <w:lvlOverride w:ilvl="6"/>
    <w:lvlOverride w:ilvl="7"/>
    <w:lvlOverride w:ilvl="8"/>
  </w:num>
  <w:num w:numId="55" w16cid:durableId="685905031">
    <w:abstractNumId w:val="36"/>
    <w:lvlOverride w:ilvl="0"/>
    <w:lvlOverride w:ilvl="1"/>
    <w:lvlOverride w:ilvl="2"/>
    <w:lvlOverride w:ilvl="3"/>
    <w:lvlOverride w:ilvl="4"/>
    <w:lvlOverride w:ilvl="5"/>
    <w:lvlOverride w:ilvl="6"/>
    <w:lvlOverride w:ilvl="7"/>
    <w:lvlOverride w:ilvl="8"/>
  </w:num>
  <w:num w:numId="56" w16cid:durableId="1121189917">
    <w:abstractNumId w:val="11"/>
    <w:lvlOverride w:ilvl="0"/>
    <w:lvlOverride w:ilvl="1"/>
    <w:lvlOverride w:ilvl="2"/>
    <w:lvlOverride w:ilvl="3"/>
    <w:lvlOverride w:ilvl="4"/>
    <w:lvlOverride w:ilvl="5"/>
    <w:lvlOverride w:ilvl="6"/>
    <w:lvlOverride w:ilvl="7"/>
    <w:lvlOverride w:ilvl="8"/>
  </w:num>
  <w:num w:numId="57" w16cid:durableId="1368604046">
    <w:abstractNumId w:val="24"/>
    <w:lvlOverride w:ilvl="0"/>
    <w:lvlOverride w:ilvl="1"/>
    <w:lvlOverride w:ilvl="2"/>
    <w:lvlOverride w:ilvl="3"/>
    <w:lvlOverride w:ilvl="4"/>
    <w:lvlOverride w:ilvl="5"/>
    <w:lvlOverride w:ilvl="6"/>
    <w:lvlOverride w:ilvl="7"/>
    <w:lvlOverride w:ilvl="8"/>
  </w:num>
  <w:num w:numId="58" w16cid:durableId="1269385588">
    <w:abstractNumId w:val="58"/>
    <w:lvlOverride w:ilvl="0"/>
    <w:lvlOverride w:ilvl="1"/>
    <w:lvlOverride w:ilvl="2"/>
    <w:lvlOverride w:ilvl="3"/>
    <w:lvlOverride w:ilvl="4"/>
    <w:lvlOverride w:ilvl="5"/>
    <w:lvlOverride w:ilvl="6"/>
    <w:lvlOverride w:ilvl="7"/>
    <w:lvlOverride w:ilvl="8"/>
  </w:num>
  <w:num w:numId="59" w16cid:durableId="1818380153">
    <w:abstractNumId w:val="42"/>
    <w:lvlOverride w:ilvl="0"/>
    <w:lvlOverride w:ilvl="1"/>
    <w:lvlOverride w:ilvl="2"/>
    <w:lvlOverride w:ilvl="3"/>
    <w:lvlOverride w:ilvl="4"/>
    <w:lvlOverride w:ilvl="5"/>
    <w:lvlOverride w:ilvl="6"/>
    <w:lvlOverride w:ilvl="7"/>
    <w:lvlOverride w:ilvl="8"/>
  </w:num>
  <w:num w:numId="60" w16cid:durableId="1441950790">
    <w:abstractNumId w:val="38"/>
    <w:lvlOverride w:ilvl="0"/>
    <w:lvlOverride w:ilvl="1"/>
    <w:lvlOverride w:ilvl="2"/>
    <w:lvlOverride w:ilvl="3"/>
    <w:lvlOverride w:ilvl="4"/>
    <w:lvlOverride w:ilvl="5"/>
    <w:lvlOverride w:ilvl="6"/>
    <w:lvlOverride w:ilvl="7"/>
    <w:lvlOverride w:ilvl="8"/>
  </w:num>
  <w:num w:numId="61" w16cid:durableId="450513216">
    <w:abstractNumId w:val="43"/>
    <w:lvlOverride w:ilvl="0"/>
    <w:lvlOverride w:ilvl="1"/>
    <w:lvlOverride w:ilvl="2"/>
    <w:lvlOverride w:ilvl="3"/>
    <w:lvlOverride w:ilvl="4"/>
    <w:lvlOverride w:ilvl="5"/>
    <w:lvlOverride w:ilvl="6"/>
    <w:lvlOverride w:ilvl="7"/>
    <w:lvlOverride w:ilvl="8"/>
  </w:num>
  <w:num w:numId="62" w16cid:durableId="1433358669">
    <w:abstractNumId w:val="34"/>
    <w:lvlOverride w:ilvl="0"/>
    <w:lvlOverride w:ilvl="1"/>
    <w:lvlOverride w:ilvl="2"/>
    <w:lvlOverride w:ilvl="3"/>
    <w:lvlOverride w:ilvl="4"/>
    <w:lvlOverride w:ilvl="5"/>
    <w:lvlOverride w:ilvl="6"/>
    <w:lvlOverride w:ilvl="7"/>
    <w:lvlOverride w:ilvl="8"/>
  </w:num>
  <w:num w:numId="63" w16cid:durableId="1109660486">
    <w:abstractNumId w:val="44"/>
    <w:lvlOverride w:ilvl="0"/>
    <w:lvlOverride w:ilvl="1"/>
    <w:lvlOverride w:ilvl="2"/>
    <w:lvlOverride w:ilvl="3"/>
    <w:lvlOverride w:ilvl="4"/>
    <w:lvlOverride w:ilvl="5"/>
    <w:lvlOverride w:ilvl="6"/>
    <w:lvlOverride w:ilvl="7"/>
    <w:lvlOverride w:ilvl="8"/>
  </w:num>
  <w:num w:numId="64" w16cid:durableId="1535537718">
    <w:abstractNumId w:val="63"/>
  </w:num>
  <w:num w:numId="65" w16cid:durableId="347558349">
    <w:abstractNumId w:val="56"/>
  </w:num>
  <w:num w:numId="66" w16cid:durableId="1637877317">
    <w:abstractNumId w:val="23"/>
  </w:num>
  <w:num w:numId="67" w16cid:durableId="2060283058">
    <w:abstractNumId w:val="17"/>
  </w:num>
  <w:num w:numId="68" w16cid:durableId="6590445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77A"/>
    <w:rsid w:val="000F4BB3"/>
    <w:rsid w:val="00157DB6"/>
    <w:rsid w:val="00175AA6"/>
    <w:rsid w:val="001A3C76"/>
    <w:rsid w:val="00210CA9"/>
    <w:rsid w:val="002305EA"/>
    <w:rsid w:val="00416088"/>
    <w:rsid w:val="00530B33"/>
    <w:rsid w:val="006651CE"/>
    <w:rsid w:val="00764B3D"/>
    <w:rsid w:val="008511C1"/>
    <w:rsid w:val="00893CBF"/>
    <w:rsid w:val="0091767A"/>
    <w:rsid w:val="0098077A"/>
    <w:rsid w:val="00A74128"/>
    <w:rsid w:val="00B310E5"/>
    <w:rsid w:val="00D402FF"/>
    <w:rsid w:val="00DB5467"/>
    <w:rsid w:val="00EF03E6"/>
    <w:rsid w:val="00FA7C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3D02F"/>
  <w15:chartTrackingRefBased/>
  <w15:docId w15:val="{FFAB44E5-28F8-45C1-B03C-13205B064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77A"/>
    <w:pPr>
      <w:spacing w:after="60" w:line="240" w:lineRule="exact"/>
      <w:jc w:val="both"/>
    </w:pPr>
    <w:rPr>
      <w:rFonts w:ascii="Times New Roman" w:eastAsia="Calibri" w:hAnsi="Times New Roman" w:cs="Times New Roman"/>
      <w:kern w:val="0"/>
      <w:lang w:val="en-GB"/>
      <w14:ligatures w14:val="none"/>
    </w:rPr>
  </w:style>
  <w:style w:type="paragraph" w:styleId="Heading1">
    <w:name w:val="heading 1"/>
    <w:basedOn w:val="Normal"/>
    <w:next w:val="Normal"/>
    <w:link w:val="Heading1Char"/>
    <w:qFormat/>
    <w:rsid w:val="009807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9807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9807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9807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9807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980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80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980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980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07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807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9807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98077A"/>
    <w:rPr>
      <w:rFonts w:eastAsiaTheme="majorEastAsia" w:cstheme="majorBidi"/>
      <w:i/>
      <w:iCs/>
      <w:color w:val="2F5496" w:themeColor="accent1" w:themeShade="BF"/>
    </w:rPr>
  </w:style>
  <w:style w:type="character" w:customStyle="1" w:styleId="Heading5Char">
    <w:name w:val="Heading 5 Char"/>
    <w:basedOn w:val="DefaultParagraphFont"/>
    <w:link w:val="Heading5"/>
    <w:rsid w:val="0098077A"/>
    <w:rPr>
      <w:rFonts w:eastAsiaTheme="majorEastAsia" w:cstheme="majorBidi"/>
      <w:color w:val="2F5496" w:themeColor="accent1" w:themeShade="BF"/>
    </w:rPr>
  </w:style>
  <w:style w:type="character" w:customStyle="1" w:styleId="Heading6Char">
    <w:name w:val="Heading 6 Char"/>
    <w:basedOn w:val="DefaultParagraphFont"/>
    <w:link w:val="Heading6"/>
    <w:rsid w:val="00980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8077A"/>
    <w:rPr>
      <w:rFonts w:eastAsiaTheme="majorEastAsia" w:cstheme="majorBidi"/>
      <w:color w:val="595959" w:themeColor="text1" w:themeTint="A6"/>
    </w:rPr>
  </w:style>
  <w:style w:type="character" w:customStyle="1" w:styleId="Heading8Char">
    <w:name w:val="Heading 8 Char"/>
    <w:basedOn w:val="DefaultParagraphFont"/>
    <w:link w:val="Heading8"/>
    <w:rsid w:val="0098077A"/>
    <w:rPr>
      <w:rFonts w:eastAsiaTheme="majorEastAsia" w:cstheme="majorBidi"/>
      <w:i/>
      <w:iCs/>
      <w:color w:val="272727" w:themeColor="text1" w:themeTint="D8"/>
    </w:rPr>
  </w:style>
  <w:style w:type="character" w:customStyle="1" w:styleId="Heading9Char">
    <w:name w:val="Heading 9 Char"/>
    <w:basedOn w:val="DefaultParagraphFont"/>
    <w:link w:val="Heading9"/>
    <w:rsid w:val="0098077A"/>
    <w:rPr>
      <w:rFonts w:eastAsiaTheme="majorEastAsia" w:cstheme="majorBidi"/>
      <w:color w:val="272727" w:themeColor="text1" w:themeTint="D8"/>
    </w:rPr>
  </w:style>
  <w:style w:type="paragraph" w:styleId="Title">
    <w:name w:val="Title"/>
    <w:basedOn w:val="Normal"/>
    <w:next w:val="Normal"/>
    <w:link w:val="TitleChar"/>
    <w:uiPriority w:val="10"/>
    <w:qFormat/>
    <w:rsid w:val="00980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0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077A"/>
    <w:pPr>
      <w:spacing w:before="160"/>
      <w:jc w:val="center"/>
    </w:pPr>
    <w:rPr>
      <w:i/>
      <w:iCs/>
      <w:color w:val="404040" w:themeColor="text1" w:themeTint="BF"/>
    </w:rPr>
  </w:style>
  <w:style w:type="character" w:customStyle="1" w:styleId="QuoteChar">
    <w:name w:val="Quote Char"/>
    <w:basedOn w:val="DefaultParagraphFont"/>
    <w:link w:val="Quote"/>
    <w:uiPriority w:val="29"/>
    <w:rsid w:val="0098077A"/>
    <w:rPr>
      <w:i/>
      <w:iCs/>
      <w:color w:val="404040" w:themeColor="text1" w:themeTint="BF"/>
    </w:rPr>
  </w:style>
  <w:style w:type="paragraph" w:styleId="ListParagraph">
    <w:name w:val="List Paragraph"/>
    <w:basedOn w:val="Normal"/>
    <w:uiPriority w:val="34"/>
    <w:qFormat/>
    <w:rsid w:val="0098077A"/>
    <w:pPr>
      <w:ind w:left="720"/>
      <w:contextualSpacing/>
    </w:pPr>
  </w:style>
  <w:style w:type="character" w:styleId="IntenseEmphasis">
    <w:name w:val="Intense Emphasis"/>
    <w:basedOn w:val="DefaultParagraphFont"/>
    <w:uiPriority w:val="21"/>
    <w:qFormat/>
    <w:rsid w:val="0098077A"/>
    <w:rPr>
      <w:i/>
      <w:iCs/>
      <w:color w:val="2F5496" w:themeColor="accent1" w:themeShade="BF"/>
    </w:rPr>
  </w:style>
  <w:style w:type="paragraph" w:styleId="IntenseQuote">
    <w:name w:val="Intense Quote"/>
    <w:basedOn w:val="Normal"/>
    <w:next w:val="Normal"/>
    <w:link w:val="IntenseQuoteChar"/>
    <w:uiPriority w:val="30"/>
    <w:qFormat/>
    <w:rsid w:val="009807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077A"/>
    <w:rPr>
      <w:i/>
      <w:iCs/>
      <w:color w:val="2F5496" w:themeColor="accent1" w:themeShade="BF"/>
    </w:rPr>
  </w:style>
  <w:style w:type="character" w:styleId="IntenseReference">
    <w:name w:val="Intense Reference"/>
    <w:basedOn w:val="DefaultParagraphFont"/>
    <w:uiPriority w:val="32"/>
    <w:qFormat/>
    <w:rsid w:val="0098077A"/>
    <w:rPr>
      <w:b/>
      <w:bCs/>
      <w:smallCaps/>
      <w:color w:val="2F5496" w:themeColor="accent1" w:themeShade="BF"/>
      <w:spacing w:val="5"/>
    </w:rPr>
  </w:style>
  <w:style w:type="paragraph" w:styleId="NormalWeb">
    <w:name w:val="Normal (Web)"/>
    <w:basedOn w:val="Normal"/>
    <w:uiPriority w:val="99"/>
    <w:unhideWhenUsed/>
    <w:rsid w:val="0098077A"/>
    <w:pPr>
      <w:spacing w:before="100" w:beforeAutospacing="1" w:after="100" w:afterAutospacing="1" w:line="240" w:lineRule="auto"/>
    </w:pPr>
    <w:rPr>
      <w:rFonts w:eastAsiaTheme="minorEastAsia"/>
      <w:sz w:val="24"/>
      <w:szCs w:val="24"/>
    </w:rPr>
  </w:style>
  <w:style w:type="paragraph" w:customStyle="1" w:styleId="FrontPage1">
    <w:name w:val="FrontPage1"/>
    <w:basedOn w:val="Normal"/>
    <w:link w:val="FrontPage1Char"/>
    <w:qFormat/>
    <w:rsid w:val="0098077A"/>
    <w:pPr>
      <w:spacing w:after="0" w:line="240" w:lineRule="auto"/>
      <w:jc w:val="center"/>
    </w:pPr>
    <w:rPr>
      <w:rFonts w:eastAsia="Times New Roman"/>
      <w:sz w:val="80"/>
      <w:szCs w:val="80"/>
    </w:rPr>
  </w:style>
  <w:style w:type="character" w:customStyle="1" w:styleId="FrontPage1Char">
    <w:name w:val="FrontPage1 Char"/>
    <w:basedOn w:val="DefaultParagraphFont"/>
    <w:link w:val="FrontPage1"/>
    <w:rsid w:val="0098077A"/>
    <w:rPr>
      <w:rFonts w:ascii="Times New Roman" w:eastAsia="Times New Roman" w:hAnsi="Times New Roman" w:cs="Times New Roman"/>
      <w:kern w:val="0"/>
      <w:sz w:val="80"/>
      <w:szCs w:val="80"/>
      <w:lang w:val="en-GB"/>
      <w14:ligatures w14:val="none"/>
    </w:rPr>
  </w:style>
  <w:style w:type="paragraph" w:styleId="Header">
    <w:name w:val="header"/>
    <w:basedOn w:val="Normal"/>
    <w:link w:val="HeaderChar"/>
    <w:uiPriority w:val="99"/>
    <w:unhideWhenUsed/>
    <w:rsid w:val="0098077A"/>
    <w:pPr>
      <w:tabs>
        <w:tab w:val="center" w:pos="4320"/>
        <w:tab w:val="right" w:pos="8640"/>
      </w:tabs>
      <w:spacing w:after="0" w:line="240" w:lineRule="auto"/>
    </w:pPr>
  </w:style>
  <w:style w:type="character" w:customStyle="1" w:styleId="HeaderChar">
    <w:name w:val="Header Char"/>
    <w:basedOn w:val="DefaultParagraphFont"/>
    <w:link w:val="Header"/>
    <w:uiPriority w:val="99"/>
    <w:rsid w:val="0098077A"/>
    <w:rPr>
      <w:rFonts w:ascii="Times New Roman" w:eastAsia="Calibri" w:hAnsi="Times New Roman" w:cs="Times New Roman"/>
      <w:kern w:val="0"/>
      <w:lang w:val="en-GB"/>
      <w14:ligatures w14:val="none"/>
    </w:rPr>
  </w:style>
  <w:style w:type="paragraph" w:styleId="Footer">
    <w:name w:val="footer"/>
    <w:basedOn w:val="Normal"/>
    <w:link w:val="FooterChar"/>
    <w:uiPriority w:val="99"/>
    <w:unhideWhenUsed/>
    <w:rsid w:val="0098077A"/>
    <w:pPr>
      <w:tabs>
        <w:tab w:val="center" w:pos="4320"/>
        <w:tab w:val="right" w:pos="8640"/>
      </w:tabs>
      <w:spacing w:after="0" w:line="240" w:lineRule="auto"/>
    </w:pPr>
  </w:style>
  <w:style w:type="character" w:customStyle="1" w:styleId="FooterChar">
    <w:name w:val="Footer Char"/>
    <w:basedOn w:val="DefaultParagraphFont"/>
    <w:link w:val="Footer"/>
    <w:uiPriority w:val="99"/>
    <w:rsid w:val="0098077A"/>
    <w:rPr>
      <w:rFonts w:ascii="Times New Roman" w:eastAsia="Calibri" w:hAnsi="Times New Roman" w:cs="Times New Roman"/>
      <w:kern w:val="0"/>
      <w:lang w:val="en-GB"/>
      <w14:ligatures w14:val="none"/>
    </w:rPr>
  </w:style>
  <w:style w:type="paragraph" w:styleId="TOC1">
    <w:name w:val="toc 1"/>
    <w:basedOn w:val="Normal"/>
    <w:next w:val="Normal"/>
    <w:autoRedefine/>
    <w:uiPriority w:val="39"/>
    <w:unhideWhenUsed/>
    <w:qFormat/>
    <w:rsid w:val="0098077A"/>
    <w:pPr>
      <w:tabs>
        <w:tab w:val="left" w:pos="284"/>
        <w:tab w:val="right" w:leader="dot" w:pos="8296"/>
      </w:tabs>
      <w:spacing w:after="120" w:line="220" w:lineRule="exact"/>
    </w:pPr>
    <w:rPr>
      <w:b/>
      <w:bCs/>
      <w:sz w:val="24"/>
      <w:szCs w:val="24"/>
    </w:rPr>
  </w:style>
  <w:style w:type="paragraph" w:styleId="TOC2">
    <w:name w:val="toc 2"/>
    <w:basedOn w:val="Normal"/>
    <w:next w:val="Normal"/>
    <w:autoRedefine/>
    <w:uiPriority w:val="39"/>
    <w:unhideWhenUsed/>
    <w:qFormat/>
    <w:rsid w:val="0098077A"/>
    <w:pPr>
      <w:tabs>
        <w:tab w:val="left" w:pos="709"/>
        <w:tab w:val="right" w:leader="dot" w:pos="8296"/>
      </w:tabs>
      <w:spacing w:after="0"/>
      <w:ind w:left="221"/>
    </w:pPr>
  </w:style>
  <w:style w:type="paragraph" w:styleId="TOC3">
    <w:name w:val="toc 3"/>
    <w:basedOn w:val="Normal"/>
    <w:next w:val="Normal"/>
    <w:autoRedefine/>
    <w:uiPriority w:val="39"/>
    <w:unhideWhenUsed/>
    <w:qFormat/>
    <w:rsid w:val="0098077A"/>
    <w:pPr>
      <w:tabs>
        <w:tab w:val="left" w:pos="1134"/>
        <w:tab w:val="right" w:leader="dot" w:pos="8296"/>
      </w:tabs>
      <w:spacing w:after="0"/>
      <w:ind w:left="442"/>
    </w:pPr>
    <w:rPr>
      <w:noProof/>
    </w:rPr>
  </w:style>
  <w:style w:type="character" w:styleId="Hyperlink">
    <w:name w:val="Hyperlink"/>
    <w:uiPriority w:val="99"/>
    <w:unhideWhenUsed/>
    <w:rsid w:val="0098077A"/>
    <w:rPr>
      <w:color w:val="0000FF"/>
      <w:u w:val="single"/>
    </w:rPr>
  </w:style>
  <w:style w:type="paragraph" w:styleId="Caption">
    <w:name w:val="caption"/>
    <w:basedOn w:val="Normal"/>
    <w:next w:val="Normal"/>
    <w:uiPriority w:val="35"/>
    <w:unhideWhenUsed/>
    <w:qFormat/>
    <w:rsid w:val="0098077A"/>
    <w:pPr>
      <w:spacing w:line="240" w:lineRule="auto"/>
      <w:jc w:val="center"/>
    </w:pPr>
    <w:rPr>
      <w:b/>
      <w:bCs/>
      <w:color w:val="4F81BD"/>
      <w:sz w:val="20"/>
      <w:szCs w:val="20"/>
    </w:rPr>
  </w:style>
  <w:style w:type="paragraph" w:styleId="NoSpacing">
    <w:name w:val="No Spacing"/>
    <w:link w:val="NoSpacingChar"/>
    <w:uiPriority w:val="1"/>
    <w:qFormat/>
    <w:rsid w:val="0098077A"/>
    <w:pPr>
      <w:spacing w:after="60" w:line="240" w:lineRule="exact"/>
      <w:ind w:left="363" w:hanging="357"/>
      <w:jc w:val="both"/>
    </w:pPr>
    <w:rPr>
      <w:rFonts w:ascii="Calibri" w:eastAsia="Times New Roman" w:hAnsi="Calibri" w:cs="Arial"/>
      <w:kern w:val="0"/>
      <w:lang w:bidi="ar-SA"/>
      <w14:ligatures w14:val="none"/>
    </w:rPr>
  </w:style>
  <w:style w:type="character" w:customStyle="1" w:styleId="NoSpacingChar">
    <w:name w:val="No Spacing Char"/>
    <w:link w:val="NoSpacing"/>
    <w:uiPriority w:val="1"/>
    <w:rsid w:val="0098077A"/>
    <w:rPr>
      <w:rFonts w:ascii="Calibri" w:eastAsia="Times New Roman" w:hAnsi="Calibri" w:cs="Arial"/>
      <w:kern w:val="0"/>
      <w:lang w:bidi="ar-SA"/>
      <w14:ligatures w14:val="none"/>
    </w:rPr>
  </w:style>
  <w:style w:type="paragraph" w:styleId="BalloonText">
    <w:name w:val="Balloon Text"/>
    <w:basedOn w:val="Normal"/>
    <w:link w:val="BalloonTextChar"/>
    <w:uiPriority w:val="99"/>
    <w:semiHidden/>
    <w:unhideWhenUsed/>
    <w:rsid w:val="009807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77A"/>
    <w:rPr>
      <w:rFonts w:ascii="Tahoma" w:eastAsia="Calibri" w:hAnsi="Tahoma" w:cs="Tahoma"/>
      <w:kern w:val="0"/>
      <w:sz w:val="16"/>
      <w:szCs w:val="16"/>
      <w:lang w:val="en-GB"/>
      <w14:ligatures w14:val="none"/>
    </w:rPr>
  </w:style>
  <w:style w:type="paragraph" w:styleId="TOCHeading">
    <w:name w:val="TOC Heading"/>
    <w:basedOn w:val="Heading1"/>
    <w:next w:val="Normal"/>
    <w:uiPriority w:val="39"/>
    <w:unhideWhenUsed/>
    <w:qFormat/>
    <w:rsid w:val="0098077A"/>
    <w:pPr>
      <w:pageBreakBefore/>
      <w:spacing w:before="120" w:after="240"/>
      <w:ind w:left="432" w:hanging="432"/>
      <w:outlineLvl w:val="9"/>
    </w:pPr>
    <w:rPr>
      <w:rFonts w:ascii="Cambria" w:eastAsia="Times New Roman" w:hAnsi="Cambria" w:cs="Times New Roman"/>
      <w:b/>
      <w:bCs/>
      <w:color w:val="365F91"/>
      <w:sz w:val="28"/>
      <w:szCs w:val="28"/>
      <w:lang w:bidi="ar-SA"/>
    </w:rPr>
  </w:style>
  <w:style w:type="character" w:styleId="FollowedHyperlink">
    <w:name w:val="FollowedHyperlink"/>
    <w:uiPriority w:val="99"/>
    <w:semiHidden/>
    <w:unhideWhenUsed/>
    <w:rsid w:val="0098077A"/>
    <w:rPr>
      <w:color w:val="800080"/>
      <w:u w:val="single"/>
    </w:rPr>
  </w:style>
  <w:style w:type="table" w:styleId="TableGrid">
    <w:name w:val="Table Grid"/>
    <w:basedOn w:val="TableNormal"/>
    <w:uiPriority w:val="59"/>
    <w:rsid w:val="0098077A"/>
    <w:pPr>
      <w:spacing w:after="60" w:line="240" w:lineRule="exact"/>
      <w:ind w:left="363" w:hanging="357"/>
      <w:jc w:val="both"/>
    </w:pPr>
    <w:rPr>
      <w:rFonts w:ascii="Calibri" w:eastAsia="Calibri" w:hAnsi="Calibri" w:cs="Arial"/>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8077A"/>
    <w:pPr>
      <w:spacing w:after="100"/>
      <w:ind w:left="660"/>
    </w:pPr>
    <w:rPr>
      <w:rFonts w:eastAsia="Times New Roman"/>
    </w:rPr>
  </w:style>
  <w:style w:type="paragraph" w:styleId="TOC5">
    <w:name w:val="toc 5"/>
    <w:basedOn w:val="Normal"/>
    <w:next w:val="Normal"/>
    <w:autoRedefine/>
    <w:uiPriority w:val="39"/>
    <w:unhideWhenUsed/>
    <w:rsid w:val="0098077A"/>
    <w:pPr>
      <w:spacing w:after="100"/>
      <w:ind w:left="880"/>
    </w:pPr>
    <w:rPr>
      <w:rFonts w:eastAsia="Times New Roman"/>
    </w:rPr>
  </w:style>
  <w:style w:type="paragraph" w:styleId="TOC6">
    <w:name w:val="toc 6"/>
    <w:basedOn w:val="Normal"/>
    <w:next w:val="Normal"/>
    <w:autoRedefine/>
    <w:uiPriority w:val="39"/>
    <w:unhideWhenUsed/>
    <w:rsid w:val="0098077A"/>
    <w:pPr>
      <w:spacing w:after="100"/>
      <w:ind w:left="1100"/>
    </w:pPr>
    <w:rPr>
      <w:rFonts w:eastAsia="Times New Roman"/>
    </w:rPr>
  </w:style>
  <w:style w:type="paragraph" w:styleId="TOC7">
    <w:name w:val="toc 7"/>
    <w:basedOn w:val="Normal"/>
    <w:next w:val="Normal"/>
    <w:autoRedefine/>
    <w:uiPriority w:val="39"/>
    <w:unhideWhenUsed/>
    <w:rsid w:val="0098077A"/>
    <w:pPr>
      <w:spacing w:after="100"/>
      <w:ind w:left="1320"/>
    </w:pPr>
    <w:rPr>
      <w:rFonts w:eastAsia="Times New Roman"/>
    </w:rPr>
  </w:style>
  <w:style w:type="paragraph" w:styleId="TOC8">
    <w:name w:val="toc 8"/>
    <w:basedOn w:val="Normal"/>
    <w:next w:val="Normal"/>
    <w:autoRedefine/>
    <w:uiPriority w:val="39"/>
    <w:unhideWhenUsed/>
    <w:rsid w:val="0098077A"/>
    <w:pPr>
      <w:spacing w:after="100"/>
      <w:ind w:left="1540"/>
    </w:pPr>
    <w:rPr>
      <w:rFonts w:eastAsia="Times New Roman"/>
    </w:rPr>
  </w:style>
  <w:style w:type="paragraph" w:styleId="TOC9">
    <w:name w:val="toc 9"/>
    <w:basedOn w:val="Normal"/>
    <w:next w:val="Normal"/>
    <w:autoRedefine/>
    <w:uiPriority w:val="39"/>
    <w:unhideWhenUsed/>
    <w:rsid w:val="0098077A"/>
    <w:pPr>
      <w:spacing w:after="100"/>
      <w:ind w:left="1760"/>
    </w:pPr>
    <w:rPr>
      <w:rFonts w:eastAsia="Times New Roman"/>
    </w:rPr>
  </w:style>
  <w:style w:type="paragraph" w:styleId="TableofFigures">
    <w:name w:val="table of figures"/>
    <w:basedOn w:val="Normal"/>
    <w:next w:val="Normal"/>
    <w:uiPriority w:val="99"/>
    <w:unhideWhenUsed/>
    <w:rsid w:val="0098077A"/>
    <w:pPr>
      <w:spacing w:after="0"/>
    </w:pPr>
  </w:style>
  <w:style w:type="paragraph" w:styleId="List">
    <w:name w:val="List"/>
    <w:basedOn w:val="Normal"/>
    <w:unhideWhenUsed/>
    <w:rsid w:val="0098077A"/>
    <w:pPr>
      <w:keepLines/>
      <w:spacing w:before="120" w:after="0" w:line="240" w:lineRule="auto"/>
      <w:ind w:left="360" w:hanging="360"/>
    </w:pPr>
    <w:rPr>
      <w:rFonts w:ascii="Arial" w:eastAsia="Times New Roman" w:hAnsi="Arial"/>
      <w:sz w:val="20"/>
      <w:szCs w:val="24"/>
      <w:lang w:eastAsia="he-IL"/>
    </w:rPr>
  </w:style>
  <w:style w:type="paragraph" w:customStyle="1" w:styleId="StyleStyleAuthorNote9ptItalicBlueLeft">
    <w:name w:val="Style Style AuthorNote + 9 pt Italic Blue + Left"/>
    <w:basedOn w:val="Normal"/>
    <w:rsid w:val="0098077A"/>
    <w:pPr>
      <w:spacing w:before="240" w:after="0" w:line="240" w:lineRule="auto"/>
    </w:pPr>
    <w:rPr>
      <w:rFonts w:ascii="Arial" w:eastAsia="Arial Unicode MS" w:hAnsi="Arial"/>
      <w:i/>
      <w:iCs/>
      <w:color w:val="0000FF"/>
      <w:sz w:val="18"/>
      <w:szCs w:val="20"/>
      <w:lang w:eastAsia="he-IL"/>
    </w:rPr>
  </w:style>
  <w:style w:type="paragraph" w:customStyle="1" w:styleId="11">
    <w:name w:val="כותרת 11"/>
    <w:basedOn w:val="Normal"/>
    <w:rsid w:val="0098077A"/>
    <w:pPr>
      <w:numPr>
        <w:numId w:val="1"/>
      </w:numPr>
      <w:spacing w:line="240" w:lineRule="auto"/>
    </w:pPr>
    <w:rPr>
      <w:rFonts w:eastAsia="Times New Roman"/>
      <w:sz w:val="20"/>
      <w:szCs w:val="20"/>
      <w:lang w:eastAsia="zh-CN" w:bidi="ar-SA"/>
    </w:rPr>
  </w:style>
  <w:style w:type="paragraph" w:customStyle="1" w:styleId="21">
    <w:name w:val="כותרת 21"/>
    <w:basedOn w:val="Normal"/>
    <w:rsid w:val="0098077A"/>
    <w:pPr>
      <w:numPr>
        <w:ilvl w:val="1"/>
        <w:numId w:val="1"/>
      </w:numPr>
      <w:spacing w:line="240" w:lineRule="auto"/>
    </w:pPr>
    <w:rPr>
      <w:rFonts w:eastAsia="Times New Roman"/>
      <w:sz w:val="20"/>
      <w:szCs w:val="20"/>
      <w:lang w:eastAsia="zh-CN" w:bidi="ar-SA"/>
    </w:rPr>
  </w:style>
  <w:style w:type="paragraph" w:customStyle="1" w:styleId="31">
    <w:name w:val="כותרת 31"/>
    <w:basedOn w:val="Normal"/>
    <w:rsid w:val="0098077A"/>
    <w:pPr>
      <w:numPr>
        <w:ilvl w:val="2"/>
        <w:numId w:val="1"/>
      </w:numPr>
      <w:spacing w:line="240" w:lineRule="auto"/>
    </w:pPr>
    <w:rPr>
      <w:rFonts w:eastAsia="Times New Roman"/>
      <w:sz w:val="20"/>
      <w:szCs w:val="20"/>
      <w:lang w:eastAsia="zh-CN" w:bidi="ar-SA"/>
    </w:rPr>
  </w:style>
  <w:style w:type="paragraph" w:customStyle="1" w:styleId="41">
    <w:name w:val="כותרת 41"/>
    <w:basedOn w:val="Normal"/>
    <w:rsid w:val="0098077A"/>
    <w:pPr>
      <w:numPr>
        <w:ilvl w:val="3"/>
        <w:numId w:val="1"/>
      </w:numPr>
      <w:spacing w:line="240" w:lineRule="auto"/>
    </w:pPr>
    <w:rPr>
      <w:rFonts w:eastAsia="Times New Roman"/>
      <w:sz w:val="20"/>
      <w:szCs w:val="20"/>
      <w:lang w:eastAsia="zh-CN" w:bidi="ar-SA"/>
    </w:rPr>
  </w:style>
  <w:style w:type="paragraph" w:customStyle="1" w:styleId="51">
    <w:name w:val="כותרת 51"/>
    <w:basedOn w:val="Normal"/>
    <w:rsid w:val="0098077A"/>
    <w:pPr>
      <w:numPr>
        <w:ilvl w:val="4"/>
        <w:numId w:val="1"/>
      </w:numPr>
      <w:spacing w:line="240" w:lineRule="auto"/>
    </w:pPr>
    <w:rPr>
      <w:rFonts w:eastAsia="Times New Roman"/>
      <w:sz w:val="20"/>
      <w:szCs w:val="20"/>
      <w:lang w:eastAsia="zh-CN" w:bidi="ar-SA"/>
    </w:rPr>
  </w:style>
  <w:style w:type="paragraph" w:customStyle="1" w:styleId="61">
    <w:name w:val="כותרת 61"/>
    <w:basedOn w:val="Normal"/>
    <w:rsid w:val="0098077A"/>
    <w:pPr>
      <w:numPr>
        <w:ilvl w:val="5"/>
        <w:numId w:val="1"/>
      </w:numPr>
      <w:spacing w:line="240" w:lineRule="auto"/>
    </w:pPr>
    <w:rPr>
      <w:rFonts w:eastAsia="Times New Roman"/>
      <w:sz w:val="20"/>
      <w:szCs w:val="20"/>
      <w:lang w:eastAsia="zh-CN" w:bidi="ar-SA"/>
    </w:rPr>
  </w:style>
  <w:style w:type="paragraph" w:customStyle="1" w:styleId="71">
    <w:name w:val="כותרת 71"/>
    <w:basedOn w:val="Normal"/>
    <w:rsid w:val="0098077A"/>
    <w:pPr>
      <w:numPr>
        <w:ilvl w:val="6"/>
        <w:numId w:val="1"/>
      </w:numPr>
      <w:spacing w:line="240" w:lineRule="auto"/>
    </w:pPr>
    <w:rPr>
      <w:rFonts w:eastAsia="Times New Roman"/>
      <w:sz w:val="20"/>
      <w:szCs w:val="20"/>
      <w:lang w:eastAsia="zh-CN" w:bidi="ar-SA"/>
    </w:rPr>
  </w:style>
  <w:style w:type="paragraph" w:customStyle="1" w:styleId="81">
    <w:name w:val="כותרת 81"/>
    <w:basedOn w:val="Normal"/>
    <w:rsid w:val="0098077A"/>
    <w:pPr>
      <w:numPr>
        <w:ilvl w:val="7"/>
        <w:numId w:val="1"/>
      </w:numPr>
      <w:spacing w:line="240" w:lineRule="auto"/>
    </w:pPr>
    <w:rPr>
      <w:rFonts w:eastAsia="Times New Roman"/>
      <w:sz w:val="20"/>
      <w:szCs w:val="20"/>
      <w:lang w:eastAsia="zh-CN" w:bidi="ar-SA"/>
    </w:rPr>
  </w:style>
  <w:style w:type="paragraph" w:customStyle="1" w:styleId="91">
    <w:name w:val="כותרת 91"/>
    <w:basedOn w:val="Normal"/>
    <w:rsid w:val="0098077A"/>
    <w:pPr>
      <w:numPr>
        <w:ilvl w:val="8"/>
        <w:numId w:val="1"/>
      </w:numPr>
      <w:spacing w:line="240" w:lineRule="auto"/>
    </w:pPr>
    <w:rPr>
      <w:rFonts w:eastAsia="Times New Roman"/>
      <w:sz w:val="20"/>
      <w:szCs w:val="20"/>
      <w:lang w:eastAsia="zh-CN" w:bidi="ar-SA"/>
    </w:rPr>
  </w:style>
  <w:style w:type="character" w:customStyle="1" w:styleId="tgc">
    <w:name w:val="_tgc"/>
    <w:basedOn w:val="DefaultParagraphFont"/>
    <w:rsid w:val="0098077A"/>
  </w:style>
  <w:style w:type="paragraph" w:styleId="BodyText2">
    <w:name w:val="Body Text 2"/>
    <w:basedOn w:val="Normal"/>
    <w:link w:val="BodyText2Char"/>
    <w:rsid w:val="0098077A"/>
    <w:pPr>
      <w:spacing w:before="60" w:line="240" w:lineRule="auto"/>
      <w:ind w:left="1134"/>
    </w:pPr>
    <w:rPr>
      <w:rFonts w:eastAsia="Times New Roman"/>
      <w:sz w:val="24"/>
      <w:szCs w:val="24"/>
    </w:rPr>
  </w:style>
  <w:style w:type="character" w:customStyle="1" w:styleId="BodyText2Char">
    <w:name w:val="Body Text 2 Char"/>
    <w:basedOn w:val="DefaultParagraphFont"/>
    <w:link w:val="BodyText2"/>
    <w:rsid w:val="0098077A"/>
    <w:rPr>
      <w:rFonts w:ascii="Times New Roman" w:eastAsia="Times New Roman" w:hAnsi="Times New Roman" w:cs="Times New Roman"/>
      <w:kern w:val="0"/>
      <w:sz w:val="24"/>
      <w:szCs w:val="24"/>
      <w:lang w:val="en-GB"/>
      <w14:ligatures w14:val="none"/>
    </w:rPr>
  </w:style>
  <w:style w:type="paragraph" w:styleId="BodyTextIndent">
    <w:name w:val="Body Text Indent"/>
    <w:basedOn w:val="Normal"/>
    <w:link w:val="BodyTextIndentChar"/>
    <w:uiPriority w:val="99"/>
    <w:unhideWhenUsed/>
    <w:rsid w:val="0098077A"/>
    <w:pPr>
      <w:ind w:left="283"/>
    </w:pPr>
  </w:style>
  <w:style w:type="character" w:customStyle="1" w:styleId="BodyTextIndentChar">
    <w:name w:val="Body Text Indent Char"/>
    <w:basedOn w:val="DefaultParagraphFont"/>
    <w:link w:val="BodyTextIndent"/>
    <w:uiPriority w:val="99"/>
    <w:rsid w:val="0098077A"/>
    <w:rPr>
      <w:rFonts w:ascii="Times New Roman" w:eastAsia="Calibri" w:hAnsi="Times New Roman" w:cs="Times New Roman"/>
      <w:kern w:val="0"/>
      <w:lang w:val="en-GB"/>
      <w14:ligatures w14:val="none"/>
    </w:rPr>
  </w:style>
  <w:style w:type="paragraph" w:styleId="BodyText">
    <w:name w:val="Body Text"/>
    <w:basedOn w:val="Normal"/>
    <w:link w:val="BodyTextChar"/>
    <w:uiPriority w:val="99"/>
    <w:unhideWhenUsed/>
    <w:rsid w:val="0098077A"/>
  </w:style>
  <w:style w:type="character" w:customStyle="1" w:styleId="BodyTextChar">
    <w:name w:val="Body Text Char"/>
    <w:basedOn w:val="DefaultParagraphFont"/>
    <w:link w:val="BodyText"/>
    <w:uiPriority w:val="99"/>
    <w:rsid w:val="0098077A"/>
    <w:rPr>
      <w:rFonts w:ascii="Times New Roman" w:eastAsia="Calibri" w:hAnsi="Times New Roman" w:cs="Times New Roman"/>
      <w:kern w:val="0"/>
      <w:lang w:val="en-GB"/>
      <w14:ligatures w14:val="none"/>
    </w:rPr>
  </w:style>
  <w:style w:type="character" w:styleId="CommentReference">
    <w:name w:val="annotation reference"/>
    <w:uiPriority w:val="99"/>
    <w:semiHidden/>
    <w:unhideWhenUsed/>
    <w:rsid w:val="0098077A"/>
    <w:rPr>
      <w:sz w:val="16"/>
      <w:szCs w:val="16"/>
    </w:rPr>
  </w:style>
  <w:style w:type="paragraph" w:styleId="CommentText">
    <w:name w:val="annotation text"/>
    <w:basedOn w:val="Normal"/>
    <w:link w:val="CommentTextChar"/>
    <w:uiPriority w:val="99"/>
    <w:unhideWhenUsed/>
    <w:rsid w:val="0098077A"/>
    <w:pPr>
      <w:spacing w:line="240" w:lineRule="auto"/>
    </w:pPr>
    <w:rPr>
      <w:sz w:val="20"/>
      <w:szCs w:val="20"/>
    </w:rPr>
  </w:style>
  <w:style w:type="character" w:customStyle="1" w:styleId="CommentTextChar">
    <w:name w:val="Comment Text Char"/>
    <w:basedOn w:val="DefaultParagraphFont"/>
    <w:link w:val="CommentText"/>
    <w:uiPriority w:val="99"/>
    <w:rsid w:val="0098077A"/>
    <w:rPr>
      <w:rFonts w:ascii="Times New Roman" w:eastAsia="Calibri" w:hAnsi="Times New Roman" w:cs="Times New Roman"/>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98077A"/>
    <w:rPr>
      <w:b/>
      <w:bCs/>
    </w:rPr>
  </w:style>
  <w:style w:type="character" w:customStyle="1" w:styleId="CommentSubjectChar">
    <w:name w:val="Comment Subject Char"/>
    <w:basedOn w:val="CommentTextChar"/>
    <w:link w:val="CommentSubject"/>
    <w:uiPriority w:val="99"/>
    <w:semiHidden/>
    <w:rsid w:val="0098077A"/>
    <w:rPr>
      <w:rFonts w:ascii="Times New Roman" w:eastAsia="Calibri" w:hAnsi="Times New Roman" w:cs="Times New Roman"/>
      <w:b/>
      <w:bCs/>
      <w:kern w:val="0"/>
      <w:sz w:val="20"/>
      <w:szCs w:val="20"/>
      <w:lang w:val="en-GB"/>
      <w14:ligatures w14:val="none"/>
    </w:rPr>
  </w:style>
  <w:style w:type="character" w:customStyle="1" w:styleId="Heading2CharChar">
    <w:name w:val="Heading 2 Char Char"/>
    <w:rsid w:val="0098077A"/>
    <w:rPr>
      <w:b/>
      <w:bCs/>
      <w:sz w:val="24"/>
      <w:szCs w:val="24"/>
      <w:lang w:val="en-GB" w:eastAsia="zh-CN" w:bidi="ar-SA"/>
    </w:rPr>
  </w:style>
  <w:style w:type="character" w:styleId="Strong">
    <w:name w:val="Strong"/>
    <w:basedOn w:val="DefaultParagraphFont"/>
    <w:uiPriority w:val="22"/>
    <w:qFormat/>
    <w:rsid w:val="000F4BB3"/>
    <w:rPr>
      <w:b/>
      <w:bCs/>
    </w:rPr>
  </w:style>
  <w:style w:type="character" w:customStyle="1" w:styleId="line-clamp-1">
    <w:name w:val="line-clamp-1"/>
    <w:basedOn w:val="DefaultParagraphFont"/>
    <w:rsid w:val="00EF03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4447">
      <w:bodyDiv w:val="1"/>
      <w:marLeft w:val="0"/>
      <w:marRight w:val="0"/>
      <w:marTop w:val="0"/>
      <w:marBottom w:val="0"/>
      <w:divBdr>
        <w:top w:val="none" w:sz="0" w:space="0" w:color="auto"/>
        <w:left w:val="none" w:sz="0" w:space="0" w:color="auto"/>
        <w:bottom w:val="none" w:sz="0" w:space="0" w:color="auto"/>
        <w:right w:val="none" w:sz="0" w:space="0" w:color="auto"/>
      </w:divBdr>
      <w:divsChild>
        <w:div w:id="811018452">
          <w:marLeft w:val="0"/>
          <w:marRight w:val="0"/>
          <w:marTop w:val="0"/>
          <w:marBottom w:val="0"/>
          <w:divBdr>
            <w:top w:val="none" w:sz="0" w:space="0" w:color="auto"/>
            <w:left w:val="none" w:sz="0" w:space="0" w:color="auto"/>
            <w:bottom w:val="none" w:sz="0" w:space="0" w:color="auto"/>
            <w:right w:val="none" w:sz="0" w:space="0" w:color="auto"/>
          </w:divBdr>
          <w:divsChild>
            <w:div w:id="450441968">
              <w:marLeft w:val="0"/>
              <w:marRight w:val="0"/>
              <w:marTop w:val="0"/>
              <w:marBottom w:val="0"/>
              <w:divBdr>
                <w:top w:val="none" w:sz="0" w:space="0" w:color="auto"/>
                <w:left w:val="none" w:sz="0" w:space="0" w:color="auto"/>
                <w:bottom w:val="none" w:sz="0" w:space="0" w:color="auto"/>
                <w:right w:val="none" w:sz="0" w:space="0" w:color="auto"/>
              </w:divBdr>
              <w:divsChild>
                <w:div w:id="568469010">
                  <w:marLeft w:val="0"/>
                  <w:marRight w:val="0"/>
                  <w:marTop w:val="0"/>
                  <w:marBottom w:val="0"/>
                  <w:divBdr>
                    <w:top w:val="none" w:sz="0" w:space="0" w:color="auto"/>
                    <w:left w:val="none" w:sz="0" w:space="0" w:color="auto"/>
                    <w:bottom w:val="none" w:sz="0" w:space="0" w:color="auto"/>
                    <w:right w:val="none" w:sz="0" w:space="0" w:color="auto"/>
                  </w:divBdr>
                  <w:divsChild>
                    <w:div w:id="10768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6226">
          <w:marLeft w:val="0"/>
          <w:marRight w:val="0"/>
          <w:marTop w:val="0"/>
          <w:marBottom w:val="0"/>
          <w:divBdr>
            <w:top w:val="none" w:sz="0" w:space="0" w:color="auto"/>
            <w:left w:val="none" w:sz="0" w:space="0" w:color="auto"/>
            <w:bottom w:val="none" w:sz="0" w:space="0" w:color="auto"/>
            <w:right w:val="none" w:sz="0" w:space="0" w:color="auto"/>
          </w:divBdr>
          <w:divsChild>
            <w:div w:id="328027638">
              <w:marLeft w:val="0"/>
              <w:marRight w:val="0"/>
              <w:marTop w:val="0"/>
              <w:marBottom w:val="0"/>
              <w:divBdr>
                <w:top w:val="none" w:sz="0" w:space="0" w:color="auto"/>
                <w:left w:val="none" w:sz="0" w:space="0" w:color="auto"/>
                <w:bottom w:val="none" w:sz="0" w:space="0" w:color="auto"/>
                <w:right w:val="none" w:sz="0" w:space="0" w:color="auto"/>
              </w:divBdr>
              <w:divsChild>
                <w:div w:id="1436638271">
                  <w:marLeft w:val="0"/>
                  <w:marRight w:val="0"/>
                  <w:marTop w:val="0"/>
                  <w:marBottom w:val="0"/>
                  <w:divBdr>
                    <w:top w:val="none" w:sz="0" w:space="0" w:color="auto"/>
                    <w:left w:val="none" w:sz="0" w:space="0" w:color="auto"/>
                    <w:bottom w:val="none" w:sz="0" w:space="0" w:color="auto"/>
                    <w:right w:val="none" w:sz="0" w:space="0" w:color="auto"/>
                  </w:divBdr>
                  <w:divsChild>
                    <w:div w:id="13997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681">
      <w:bodyDiv w:val="1"/>
      <w:marLeft w:val="0"/>
      <w:marRight w:val="0"/>
      <w:marTop w:val="0"/>
      <w:marBottom w:val="0"/>
      <w:divBdr>
        <w:top w:val="none" w:sz="0" w:space="0" w:color="auto"/>
        <w:left w:val="none" w:sz="0" w:space="0" w:color="auto"/>
        <w:bottom w:val="none" w:sz="0" w:space="0" w:color="auto"/>
        <w:right w:val="none" w:sz="0" w:space="0" w:color="auto"/>
      </w:divBdr>
    </w:div>
    <w:div w:id="424225467">
      <w:bodyDiv w:val="1"/>
      <w:marLeft w:val="0"/>
      <w:marRight w:val="0"/>
      <w:marTop w:val="0"/>
      <w:marBottom w:val="0"/>
      <w:divBdr>
        <w:top w:val="none" w:sz="0" w:space="0" w:color="auto"/>
        <w:left w:val="none" w:sz="0" w:space="0" w:color="auto"/>
        <w:bottom w:val="none" w:sz="0" w:space="0" w:color="auto"/>
        <w:right w:val="none" w:sz="0" w:space="0" w:color="auto"/>
      </w:divBdr>
    </w:div>
    <w:div w:id="883055960">
      <w:bodyDiv w:val="1"/>
      <w:marLeft w:val="0"/>
      <w:marRight w:val="0"/>
      <w:marTop w:val="0"/>
      <w:marBottom w:val="0"/>
      <w:divBdr>
        <w:top w:val="none" w:sz="0" w:space="0" w:color="auto"/>
        <w:left w:val="none" w:sz="0" w:space="0" w:color="auto"/>
        <w:bottom w:val="none" w:sz="0" w:space="0" w:color="auto"/>
        <w:right w:val="none" w:sz="0" w:space="0" w:color="auto"/>
      </w:divBdr>
    </w:div>
    <w:div w:id="886260491">
      <w:bodyDiv w:val="1"/>
      <w:marLeft w:val="0"/>
      <w:marRight w:val="0"/>
      <w:marTop w:val="0"/>
      <w:marBottom w:val="0"/>
      <w:divBdr>
        <w:top w:val="none" w:sz="0" w:space="0" w:color="auto"/>
        <w:left w:val="none" w:sz="0" w:space="0" w:color="auto"/>
        <w:bottom w:val="none" w:sz="0" w:space="0" w:color="auto"/>
        <w:right w:val="none" w:sz="0" w:space="0" w:color="auto"/>
      </w:divBdr>
    </w:div>
    <w:div w:id="178449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help.ubuntu.com/community/DefaultFileManager" TargetMode="External"/><Relationship Id="rId21" Type="http://schemas.openxmlformats.org/officeDocument/2006/relationships/image" Target="media/image15.png"/><Relationship Id="rId34" Type="http://schemas.openxmlformats.org/officeDocument/2006/relationships/hyperlink" Target="https://nodejs.org/api/" TargetMode="External"/><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n.wikipedia.org/wiki/File_Explor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gulpjs.com/" TargetMode="External"/><Relationship Id="rId37" Type="http://schemas.openxmlformats.org/officeDocument/2006/relationships/hyperlink" Target="https://en.wikipedia.org/wiki/Finder_(software)" TargetMode="External"/><Relationship Id="rId40" Type="http://schemas.openxmlformats.org/officeDocument/2006/relationships/hyperlink" Target="https://en.wikipedia.org/wiki/Personal_information_managemen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sdn.microsoft.com/en-GB/library/6yk7a1b0.aspx" TargetMode="External"/><Relationship Id="rId36" Type="http://schemas.openxmlformats.org/officeDocument/2006/relationships/hyperlink" Target="https://support.apple.com/en-gb/HT20174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File_manage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npmjs.com/package/gulp-bower" TargetMode="External"/><Relationship Id="rId30" Type="http://schemas.openxmlformats.org/officeDocument/2006/relationships/hyperlink" Target="http://expressjs.com/" TargetMode="External"/><Relationship Id="rId35" Type="http://schemas.openxmlformats.org/officeDocument/2006/relationships/hyperlink" Target="https://en.wikipedia.org/wiki/Multitier_architecture" TargetMode="External"/><Relationship Id="rId43"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npmjs.com/package/gulp-bower" TargetMode="External"/><Relationship Id="rId38" Type="http://schemas.openxmlformats.org/officeDocument/2006/relationships/hyperlink" Target="https://www.jetbrains.com/phpstorm/" TargetMode="External"/><Relationship Id="rId20" Type="http://schemas.openxmlformats.org/officeDocument/2006/relationships/image" Target="media/image14.png"/><Relationship Id="rId41" Type="http://schemas.openxmlformats.org/officeDocument/2006/relationships/hyperlink" Target="http://www.softwareok.com/?seite=Freeware/Q-Di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28</Pages>
  <Words>5906</Words>
  <Characters>33667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לינוי נואה</dc:creator>
  <cp:keywords/>
  <dc:description/>
  <cp:lastModifiedBy>לינוי נואה</cp:lastModifiedBy>
  <cp:revision>5</cp:revision>
  <dcterms:created xsi:type="dcterms:W3CDTF">2024-06-12T13:10:00Z</dcterms:created>
  <dcterms:modified xsi:type="dcterms:W3CDTF">2024-06-12T15:24:00Z</dcterms:modified>
</cp:coreProperties>
</file>